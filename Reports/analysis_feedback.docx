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ADC" w:rsidRDefault="00035ADC" w:rsidP="00A52538">
      <w:pPr>
        <w:spacing w:line="480" w:lineRule="auto"/>
        <w:jc w:val="center"/>
        <w:rPr>
          <w:b/>
        </w:rPr>
      </w:pPr>
      <w:r w:rsidRPr="00CF4ACA">
        <w:rPr>
          <w:b/>
          <w:noProof/>
        </w:rPr>
        <w:drawing>
          <wp:inline distT="0" distB="0" distL="0" distR="0">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64561" cy="2564561"/>
                    </a:xfrm>
                    <a:prstGeom prst="rect">
                      <a:avLst/>
                    </a:prstGeom>
                  </pic:spPr>
                </pic:pic>
              </a:graphicData>
            </a:graphic>
          </wp:inline>
        </w:drawing>
      </w:r>
    </w:p>
    <w:p w:rsidR="00035ADC" w:rsidRPr="00CF4ACA" w:rsidRDefault="00035ADC" w:rsidP="00035ADC">
      <w:pPr>
        <w:spacing w:line="480" w:lineRule="auto"/>
        <w:jc w:val="center"/>
        <w:rPr>
          <w:b/>
        </w:rPr>
      </w:pPr>
    </w:p>
    <w:p w:rsidR="00035ADC" w:rsidRPr="00035ADC" w:rsidRDefault="00A52538" w:rsidP="00A52538">
      <w:pPr>
        <w:spacing w:line="480" w:lineRule="auto"/>
        <w:ind w:left="720"/>
        <w:rPr>
          <w:rFonts w:ascii="Calibri" w:hAnsi="Calibri"/>
          <w:b/>
          <w:sz w:val="40"/>
        </w:rPr>
      </w:pPr>
      <w:r>
        <w:rPr>
          <w:rFonts w:ascii="Calibri" w:hAnsi="Calibri"/>
          <w:b/>
          <w:sz w:val="40"/>
        </w:rPr>
        <w:t xml:space="preserve">    </w:t>
      </w:r>
      <w:r w:rsidR="00035ADC" w:rsidRPr="00035ADC">
        <w:rPr>
          <w:rFonts w:ascii="Calibri" w:hAnsi="Calibri"/>
          <w:b/>
          <w:sz w:val="40"/>
        </w:rPr>
        <w:t>CS 319 - Object-Oriented Software Engineering</w:t>
      </w:r>
    </w:p>
    <w:p w:rsidR="00035ADC" w:rsidRDefault="00035ADC" w:rsidP="00A52538">
      <w:pPr>
        <w:spacing w:line="480" w:lineRule="auto"/>
        <w:jc w:val="center"/>
        <w:rPr>
          <w:rFonts w:ascii="Calibri" w:hAnsi="Calibri"/>
          <w:b/>
          <w:sz w:val="40"/>
        </w:rPr>
      </w:pPr>
      <w:r w:rsidRPr="00035ADC">
        <w:rPr>
          <w:rFonts w:ascii="Calibri" w:hAnsi="Calibri"/>
          <w:b/>
          <w:sz w:val="40"/>
        </w:rPr>
        <w:t xml:space="preserve">Analysis Report </w:t>
      </w:r>
      <w:r w:rsidR="00A11092">
        <w:rPr>
          <w:rFonts w:ascii="Calibri" w:hAnsi="Calibri"/>
          <w:b/>
          <w:sz w:val="40"/>
        </w:rPr>
        <w:t>–</w:t>
      </w:r>
      <w:r w:rsidRPr="00035ADC">
        <w:rPr>
          <w:rFonts w:ascii="Calibri" w:hAnsi="Calibri"/>
          <w:b/>
          <w:sz w:val="40"/>
        </w:rPr>
        <w:t xml:space="preserve"> Revised</w:t>
      </w:r>
    </w:p>
    <w:p w:rsidR="0016223C" w:rsidRPr="0016223C" w:rsidRDefault="0016223C" w:rsidP="00035ADC">
      <w:pPr>
        <w:spacing w:line="480" w:lineRule="auto"/>
        <w:jc w:val="center"/>
        <w:rPr>
          <w:rFonts w:ascii="Calibri" w:hAnsi="Calibri"/>
          <w:b/>
          <w:sz w:val="6"/>
          <w:szCs w:val="6"/>
        </w:rPr>
      </w:pPr>
    </w:p>
    <w:p w:rsidR="00035ADC" w:rsidRDefault="00035ADC" w:rsidP="00035ADC">
      <w:pPr>
        <w:spacing w:line="480" w:lineRule="auto"/>
        <w:jc w:val="center"/>
        <w:rPr>
          <w:rFonts w:ascii="Calibri" w:hAnsi="Calibri"/>
          <w:b/>
          <w:i/>
          <w:sz w:val="32"/>
        </w:rPr>
      </w:pPr>
      <w:r w:rsidRPr="00035ADC">
        <w:rPr>
          <w:rFonts w:ascii="Calibri" w:hAnsi="Calibri"/>
          <w:b/>
          <w:i/>
          <w:sz w:val="32"/>
        </w:rPr>
        <w:t>Bombplan</w:t>
      </w:r>
    </w:p>
    <w:p w:rsidR="00A11092" w:rsidRPr="0016223C" w:rsidRDefault="00A11092" w:rsidP="00035ADC">
      <w:pPr>
        <w:spacing w:line="480" w:lineRule="auto"/>
        <w:jc w:val="center"/>
        <w:rPr>
          <w:rFonts w:ascii="Calibri" w:hAnsi="Calibri"/>
          <w:b/>
          <w:i/>
        </w:rPr>
      </w:pPr>
    </w:p>
    <w:p w:rsidR="00035ADC" w:rsidRDefault="00035ADC" w:rsidP="00035ADC">
      <w:pPr>
        <w:spacing w:line="480" w:lineRule="auto"/>
        <w:jc w:val="center"/>
        <w:rPr>
          <w:rFonts w:ascii="Calibri" w:hAnsi="Calibri"/>
          <w:sz w:val="32"/>
          <w:u w:val="single"/>
        </w:rPr>
      </w:pPr>
      <w:r w:rsidRPr="00035ADC">
        <w:rPr>
          <w:rFonts w:ascii="Calibri" w:hAnsi="Calibri"/>
          <w:sz w:val="32"/>
          <w:u w:val="single"/>
        </w:rPr>
        <w:t>Group 1</w:t>
      </w:r>
    </w:p>
    <w:p w:rsidR="0016223C" w:rsidRPr="0016223C" w:rsidRDefault="0016223C" w:rsidP="00035ADC">
      <w:pPr>
        <w:spacing w:line="480" w:lineRule="auto"/>
        <w:jc w:val="center"/>
        <w:rPr>
          <w:rFonts w:ascii="Calibri" w:hAnsi="Calibri"/>
          <w:sz w:val="8"/>
          <w:szCs w:val="8"/>
        </w:rPr>
      </w:pPr>
    </w:p>
    <w:p w:rsidR="00035ADC" w:rsidRPr="00035ADC" w:rsidRDefault="00035ADC" w:rsidP="00035ADC">
      <w:pPr>
        <w:spacing w:line="480" w:lineRule="auto"/>
        <w:jc w:val="center"/>
        <w:rPr>
          <w:rFonts w:ascii="Calibri" w:hAnsi="Calibri"/>
          <w:sz w:val="32"/>
          <w:szCs w:val="32"/>
        </w:rPr>
      </w:pPr>
      <w:r w:rsidRPr="00035ADC">
        <w:rPr>
          <w:rFonts w:ascii="Calibri" w:hAnsi="Calibri"/>
          <w:sz w:val="32"/>
        </w:rPr>
        <w:t>Asena Rana Y</w:t>
      </w:r>
      <w:r>
        <w:rPr>
          <w:rFonts w:ascii="Calibri" w:hAnsi="Calibri"/>
          <w:sz w:val="32"/>
        </w:rPr>
        <w:t>ozgatlı</w:t>
      </w:r>
      <w:r w:rsidRPr="00035ADC">
        <w:rPr>
          <w:rFonts w:ascii="Calibri" w:hAnsi="Calibri"/>
          <w:sz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000132</w:t>
      </w:r>
    </w:p>
    <w:p w:rsidR="00035ADC" w:rsidRPr="00035ADC" w:rsidRDefault="00035ADC" w:rsidP="00035ADC">
      <w:pPr>
        <w:spacing w:line="480" w:lineRule="auto"/>
        <w:jc w:val="center"/>
        <w:rPr>
          <w:rFonts w:ascii="Calibri" w:hAnsi="Calibri"/>
          <w:i/>
          <w:sz w:val="32"/>
          <w:szCs w:val="32"/>
        </w:rPr>
      </w:pPr>
      <w:r>
        <w:rPr>
          <w:rFonts w:ascii="Calibri" w:hAnsi="Calibri"/>
          <w:sz w:val="32"/>
          <w:szCs w:val="32"/>
        </w:rPr>
        <w:t xml:space="preserve">Berk Yurttaş </w:t>
      </w:r>
      <w:r>
        <w:rPr>
          <w:rFonts w:ascii="Calibri" w:hAnsi="Calibri"/>
          <w:sz w:val="32"/>
          <w:szCs w:val="32"/>
        </w:rPr>
        <w:tab/>
      </w:r>
      <w:r w:rsidRPr="00035ADC">
        <w:rPr>
          <w:rFonts w:ascii="Calibri" w:hAnsi="Calibri"/>
          <w:sz w:val="32"/>
          <w:szCs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2</w:t>
      </w:r>
      <w:r w:rsidRPr="00035ADC">
        <w:rPr>
          <w:rFonts w:ascii="Calibri" w:hAnsi="Calibri"/>
          <w:i/>
          <w:sz w:val="32"/>
          <w:szCs w:val="32"/>
        </w:rPr>
        <w:t>00</w:t>
      </w:r>
      <w:r>
        <w:rPr>
          <w:rFonts w:ascii="Calibri" w:hAnsi="Calibri"/>
          <w:i/>
          <w:sz w:val="32"/>
          <w:szCs w:val="32"/>
        </w:rPr>
        <w:t>581</w:t>
      </w:r>
    </w:p>
    <w:p w:rsidR="00035ADC" w:rsidRPr="00035ADC" w:rsidRDefault="00035ADC" w:rsidP="00035ADC">
      <w:pPr>
        <w:spacing w:line="480" w:lineRule="auto"/>
        <w:jc w:val="center"/>
        <w:rPr>
          <w:rFonts w:ascii="Calibri" w:hAnsi="Calibri"/>
          <w:sz w:val="32"/>
          <w:szCs w:val="32"/>
        </w:rPr>
      </w:pPr>
      <w:r>
        <w:rPr>
          <w:rFonts w:ascii="Calibri" w:hAnsi="Calibri"/>
          <w:sz w:val="32"/>
          <w:szCs w:val="32"/>
        </w:rPr>
        <w:t>Mehmet Furkan Şahin</w:t>
      </w:r>
      <w:r w:rsidRPr="00035ADC">
        <w:rPr>
          <w:rFonts w:ascii="Calibri" w:hAnsi="Calibri"/>
          <w:sz w:val="32"/>
          <w:szCs w:val="32"/>
        </w:rPr>
        <w:tab/>
      </w:r>
      <w:r w:rsidRPr="00035ADC">
        <w:rPr>
          <w:rFonts w:ascii="Calibri" w:hAnsi="Calibri"/>
          <w:sz w:val="32"/>
          <w:szCs w:val="32"/>
        </w:rPr>
        <w:tab/>
      </w:r>
      <w:r w:rsidRPr="00035ADC">
        <w:rPr>
          <w:rFonts w:ascii="Calibri" w:hAnsi="Calibri"/>
          <w:i/>
          <w:sz w:val="32"/>
          <w:szCs w:val="32"/>
        </w:rPr>
        <w:t>21</w:t>
      </w:r>
      <w:r>
        <w:rPr>
          <w:rFonts w:ascii="Calibri" w:hAnsi="Calibri"/>
          <w:i/>
          <w:sz w:val="32"/>
          <w:szCs w:val="32"/>
        </w:rPr>
        <w:t>2</w:t>
      </w:r>
      <w:r w:rsidRPr="00035ADC">
        <w:rPr>
          <w:rFonts w:ascii="Calibri" w:hAnsi="Calibri"/>
          <w:i/>
          <w:sz w:val="32"/>
          <w:szCs w:val="32"/>
        </w:rPr>
        <w:t>0</w:t>
      </w:r>
      <w:r>
        <w:rPr>
          <w:rFonts w:ascii="Calibri" w:hAnsi="Calibri"/>
          <w:i/>
          <w:sz w:val="32"/>
          <w:szCs w:val="32"/>
        </w:rPr>
        <w:t>1385</w:t>
      </w:r>
    </w:p>
    <w:p w:rsidR="00035ADC" w:rsidRDefault="00035ADC" w:rsidP="00035ADC">
      <w:pPr>
        <w:spacing w:line="480" w:lineRule="auto"/>
        <w:ind w:left="2172"/>
        <w:rPr>
          <w:rFonts w:ascii="Calibri" w:hAnsi="Calibri"/>
          <w:i/>
          <w:sz w:val="32"/>
          <w:szCs w:val="32"/>
        </w:rPr>
      </w:pPr>
      <w:r>
        <w:rPr>
          <w:rFonts w:ascii="Calibri" w:hAnsi="Calibri"/>
          <w:sz w:val="32"/>
          <w:szCs w:val="32"/>
        </w:rPr>
        <w:t xml:space="preserve">   </w:t>
      </w:r>
      <w:r w:rsidRPr="00035ADC">
        <w:rPr>
          <w:rFonts w:ascii="Calibri" w:hAnsi="Calibri"/>
          <w:sz w:val="32"/>
          <w:szCs w:val="32"/>
        </w:rPr>
        <w:t>Saner Turhaner</w:t>
      </w:r>
      <w:r w:rsidRPr="00035ADC">
        <w:rPr>
          <w:rFonts w:ascii="Calibri" w:hAnsi="Calibri"/>
          <w:sz w:val="32"/>
          <w:szCs w:val="32"/>
        </w:rPr>
        <w:tab/>
      </w:r>
      <w:r w:rsidRPr="00035ADC">
        <w:rPr>
          <w:rFonts w:ascii="Calibri" w:hAnsi="Calibri"/>
          <w:sz w:val="32"/>
          <w:szCs w:val="32"/>
        </w:rPr>
        <w:tab/>
      </w:r>
      <w:r>
        <w:rPr>
          <w:rFonts w:ascii="Calibri" w:hAnsi="Calibri"/>
          <w:sz w:val="32"/>
          <w:szCs w:val="32"/>
        </w:rPr>
        <w:t xml:space="preserve">  </w:t>
      </w:r>
      <w:r w:rsidR="008F257B">
        <w:rPr>
          <w:rFonts w:ascii="Calibri" w:hAnsi="Calibri"/>
          <w:sz w:val="32"/>
          <w:szCs w:val="32"/>
        </w:rPr>
        <w:t xml:space="preserve"> </w:t>
      </w:r>
      <w:r w:rsidRPr="00035ADC">
        <w:rPr>
          <w:rFonts w:ascii="Calibri" w:hAnsi="Calibri"/>
          <w:i/>
          <w:sz w:val="32"/>
          <w:szCs w:val="32"/>
        </w:rPr>
        <w:t>21100475</w:t>
      </w:r>
    </w:p>
    <w:p w:rsidR="00035ADC" w:rsidRPr="00035ADC" w:rsidRDefault="00035ADC" w:rsidP="00035ADC">
      <w:pPr>
        <w:spacing w:line="480" w:lineRule="auto"/>
        <w:ind w:left="2172"/>
        <w:rPr>
          <w:rFonts w:ascii="Calibri" w:hAnsi="Calibri"/>
          <w:i/>
          <w:sz w:val="32"/>
          <w:szCs w:val="32"/>
        </w:rPr>
      </w:pPr>
    </w:p>
    <w:p w:rsidR="00035ADC" w:rsidRPr="00035ADC" w:rsidRDefault="00035ADC" w:rsidP="00035ADC">
      <w:pPr>
        <w:spacing w:line="480" w:lineRule="auto"/>
        <w:jc w:val="center"/>
        <w:rPr>
          <w:rFonts w:ascii="Calibri" w:hAnsi="Calibri"/>
          <w:b/>
          <w:sz w:val="32"/>
        </w:rPr>
      </w:pPr>
      <w:r w:rsidRPr="00035ADC">
        <w:rPr>
          <w:rFonts w:ascii="Calibri" w:hAnsi="Calibri"/>
          <w:b/>
          <w:sz w:val="32"/>
        </w:rPr>
        <w:t>Deadline: 0</w:t>
      </w:r>
      <w:r>
        <w:rPr>
          <w:rFonts w:ascii="Calibri" w:hAnsi="Calibri"/>
          <w:b/>
          <w:sz w:val="32"/>
        </w:rPr>
        <w:t>6</w:t>
      </w:r>
      <w:r w:rsidRPr="00035ADC">
        <w:rPr>
          <w:rFonts w:ascii="Calibri" w:hAnsi="Calibri"/>
          <w:b/>
          <w:sz w:val="32"/>
        </w:rPr>
        <w:t>/</w:t>
      </w:r>
      <w:r>
        <w:rPr>
          <w:rFonts w:ascii="Calibri" w:hAnsi="Calibri"/>
          <w:b/>
          <w:sz w:val="32"/>
        </w:rPr>
        <w:t>03</w:t>
      </w:r>
      <w:r w:rsidRPr="00035ADC">
        <w:rPr>
          <w:rFonts w:ascii="Calibri" w:hAnsi="Calibri"/>
          <w:b/>
          <w:sz w:val="32"/>
        </w:rPr>
        <w:t>/201</w:t>
      </w:r>
      <w:r>
        <w:rPr>
          <w:rFonts w:ascii="Calibri" w:hAnsi="Calibri"/>
          <w:b/>
          <w:sz w:val="32"/>
        </w:rPr>
        <w:t>6</w:t>
      </w:r>
    </w:p>
    <w:p w:rsidR="00035ADC" w:rsidRPr="00035ADC" w:rsidRDefault="00035ADC" w:rsidP="00035ADC">
      <w:pPr>
        <w:spacing w:line="480" w:lineRule="auto"/>
        <w:jc w:val="center"/>
        <w:rPr>
          <w:rFonts w:ascii="Calibri" w:hAnsi="Calibri"/>
          <w:b/>
          <w:sz w:val="32"/>
        </w:rPr>
      </w:pPr>
      <w:r w:rsidRPr="00035ADC">
        <w:rPr>
          <w:rFonts w:ascii="Calibri" w:hAnsi="Calibri"/>
          <w:i/>
          <w:sz w:val="20"/>
        </w:rPr>
        <w:t>Course Instructor: Uğur Doğrusöz</w:t>
      </w:r>
    </w:p>
    <w:sdt>
      <w:sdtPr>
        <w:rPr>
          <w:rFonts w:ascii="Calibri" w:eastAsia="Arial Unicode MS" w:hAnsi="Calibri" w:cs="Times New Roman"/>
          <w:b w:val="0"/>
          <w:bCs w:val="0"/>
          <w:color w:val="auto"/>
          <w:sz w:val="24"/>
          <w:szCs w:val="24"/>
          <w:bdr w:val="nil"/>
          <w:lang w:eastAsia="en-US"/>
        </w:rPr>
        <w:id w:val="-309780686"/>
        <w:docPartObj>
          <w:docPartGallery w:val="Table of Contents"/>
          <w:docPartUnique/>
        </w:docPartObj>
      </w:sdtPr>
      <w:sdtEndPr>
        <w:rPr>
          <w:noProof/>
        </w:rPr>
      </w:sdtEndPr>
      <w:sdtContent>
        <w:p w:rsidR="00B020CE" w:rsidRPr="00D2764A" w:rsidRDefault="00B020CE">
          <w:pPr>
            <w:pStyle w:val="TOCHeading"/>
            <w:rPr>
              <w:rFonts w:ascii="Calibri" w:hAnsi="Calibri"/>
            </w:rPr>
          </w:pPr>
          <w:r w:rsidRPr="00D2764A">
            <w:rPr>
              <w:rFonts w:ascii="Calibri" w:hAnsi="Calibri"/>
            </w:rPr>
            <w:t>Table of Contents</w:t>
          </w:r>
        </w:p>
        <w:p w:rsidR="00BB50DB" w:rsidRPr="00BB50DB" w:rsidRDefault="006A4A0D">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r w:rsidRPr="006A4A0D">
            <w:rPr>
              <w:rFonts w:ascii="Calibri" w:hAnsi="Calibri"/>
              <w:sz w:val="20"/>
              <w:szCs w:val="20"/>
            </w:rPr>
            <w:fldChar w:fldCharType="begin"/>
          </w:r>
          <w:r w:rsidR="00B020CE" w:rsidRPr="00BB50DB">
            <w:rPr>
              <w:rFonts w:ascii="Calibri" w:hAnsi="Calibri"/>
              <w:sz w:val="20"/>
              <w:szCs w:val="20"/>
            </w:rPr>
            <w:instrText xml:space="preserve"> TOC \o "1-3" \h \z \u </w:instrText>
          </w:r>
          <w:r w:rsidRPr="006A4A0D">
            <w:rPr>
              <w:rFonts w:ascii="Calibri" w:hAnsi="Calibri"/>
              <w:sz w:val="20"/>
              <w:szCs w:val="20"/>
            </w:rPr>
            <w:fldChar w:fldCharType="separate"/>
          </w:r>
          <w:hyperlink w:anchor="_Toc445064059" w:history="1">
            <w:r w:rsidR="00BB50DB" w:rsidRPr="00BB50DB">
              <w:rPr>
                <w:rStyle w:val="Hyperlink"/>
                <w:rFonts w:ascii="Calibri" w:hAnsi="Calibri"/>
                <w:noProof/>
                <w:sz w:val="20"/>
                <w:szCs w:val="20"/>
              </w:rPr>
              <w:t>1.</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Introduction</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_Toc445064059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4</w:t>
            </w:r>
            <w:r w:rsidRPr="00BB50DB">
              <w:rPr>
                <w:rFonts w:ascii="Calibri" w:hAnsi="Calibri"/>
                <w:noProof/>
                <w:webHidden/>
                <w:sz w:val="20"/>
                <w:szCs w:val="20"/>
              </w:rPr>
              <w:fldChar w:fldCharType="end"/>
            </w:r>
          </w:hyperlink>
        </w:p>
        <w:p w:rsidR="00BB50DB" w:rsidRPr="00BB50DB" w:rsidRDefault="006A4A0D">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60" w:history="1">
            <w:r w:rsidR="00BB50DB" w:rsidRPr="00BB50DB">
              <w:rPr>
                <w:rStyle w:val="Hyperlink"/>
                <w:rFonts w:ascii="Calibri" w:hAnsi="Calibri"/>
                <w:noProof/>
                <w:sz w:val="20"/>
                <w:szCs w:val="20"/>
              </w:rPr>
              <w:t>2.</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Overview</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_Toc445064060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4</w:t>
            </w:r>
            <w:r w:rsidRPr="00BB50DB">
              <w:rPr>
                <w:rFonts w:ascii="Calibri" w:hAnsi="Calibri"/>
                <w:noProof/>
                <w:webHidden/>
                <w:sz w:val="20"/>
                <w:szCs w:val="20"/>
              </w:rPr>
              <w:fldChar w:fldCharType="end"/>
            </w:r>
          </w:hyperlink>
        </w:p>
        <w:p w:rsidR="00BB50DB" w:rsidRPr="00BB50DB" w:rsidRDefault="006A4A0D">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61" w:history="1">
            <w:r w:rsidR="00BB50DB" w:rsidRPr="00BB50DB">
              <w:rPr>
                <w:rStyle w:val="Hyperlink"/>
                <w:rFonts w:ascii="Calibri" w:hAnsi="Calibri"/>
                <w:noProof/>
                <w:sz w:val="20"/>
                <w:szCs w:val="20"/>
              </w:rPr>
              <w:t>3.</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Functional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_Toc445064061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7</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2" w:history="1">
            <w:r w:rsidR="00BB50DB" w:rsidRPr="00BB50DB">
              <w:rPr>
                <w:rStyle w:val="Hyperlink"/>
                <w:rFonts w:ascii="Calibri" w:hAnsi="Calibri"/>
                <w:noProof/>
                <w:sz w:val="20"/>
                <w:szCs w:val="20"/>
              </w:rPr>
              <w:t>New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_Toc445064062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7</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3" w:history="1">
            <w:r w:rsidR="00BB50DB" w:rsidRPr="00BB50DB">
              <w:rPr>
                <w:rStyle w:val="Hyperlink"/>
                <w:rFonts w:ascii="Calibri" w:hAnsi="Calibri"/>
                <w:noProof/>
                <w:sz w:val="20"/>
                <w:szCs w:val="20"/>
              </w:rPr>
              <w:t>Play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_Toc445064063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8</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4" w:history="1">
            <w:r w:rsidR="00BB50DB" w:rsidRPr="00BB50DB">
              <w:rPr>
                <w:rStyle w:val="Hyperlink"/>
                <w:rFonts w:ascii="Calibri" w:hAnsi="Calibri"/>
                <w:noProof/>
                <w:sz w:val="20"/>
                <w:szCs w:val="20"/>
              </w:rPr>
              <w:t>Save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_Toc445064064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8</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5" w:history="1">
            <w:r w:rsidR="00BB50DB" w:rsidRPr="00BB50DB">
              <w:rPr>
                <w:rStyle w:val="Hyperlink"/>
                <w:rFonts w:ascii="Calibri" w:hAnsi="Calibri"/>
                <w:noProof/>
                <w:sz w:val="20"/>
                <w:szCs w:val="20"/>
              </w:rPr>
              <w:t>Load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_Toc445064065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6" w:history="1">
            <w:r w:rsidR="00BB50DB" w:rsidRPr="00BB50DB">
              <w:rPr>
                <w:rStyle w:val="Hyperlink"/>
                <w:rFonts w:ascii="Calibri" w:hAnsi="Calibri"/>
                <w:noProof/>
                <w:sz w:val="20"/>
                <w:szCs w:val="20"/>
              </w:rPr>
              <w:t>Pause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_Toc445064066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7" w:history="1">
            <w:r w:rsidR="00BB50DB" w:rsidRPr="00BB50DB">
              <w:rPr>
                <w:rStyle w:val="Hyperlink"/>
                <w:rFonts w:ascii="Calibri" w:hAnsi="Calibri"/>
                <w:noProof/>
                <w:sz w:val="20"/>
                <w:szCs w:val="20"/>
              </w:rPr>
              <w:t>Help</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_Toc445064067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8" w:history="1">
            <w:r w:rsidR="00BB50DB" w:rsidRPr="00BB50DB">
              <w:rPr>
                <w:rStyle w:val="Hyperlink"/>
                <w:rFonts w:ascii="Calibri" w:hAnsi="Calibri"/>
                <w:noProof/>
                <w:sz w:val="20"/>
                <w:szCs w:val="20"/>
              </w:rPr>
              <w:t>High Scores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_Toc445064068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69" w:history="1">
            <w:r w:rsidR="00BB50DB" w:rsidRPr="00BB50DB">
              <w:rPr>
                <w:rStyle w:val="Hyperlink"/>
                <w:rFonts w:ascii="Calibri" w:hAnsi="Calibri"/>
                <w:noProof/>
                <w:sz w:val="20"/>
                <w:szCs w:val="20"/>
              </w:rPr>
              <w:t>Options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_Toc445064069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70" w:history="1">
            <w:r w:rsidR="00BB50DB" w:rsidRPr="00BB50DB">
              <w:rPr>
                <w:rStyle w:val="Hyperlink"/>
                <w:rFonts w:ascii="Calibri" w:hAnsi="Calibri"/>
                <w:noProof/>
                <w:sz w:val="20"/>
                <w:szCs w:val="20"/>
              </w:rPr>
              <w:t>Credits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_Toc445064070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71" w:history="1">
            <w:r w:rsidR="00BB50DB" w:rsidRPr="00BB50DB">
              <w:rPr>
                <w:rStyle w:val="Hyperlink"/>
                <w:rFonts w:ascii="Calibri" w:hAnsi="Calibri"/>
                <w:noProof/>
                <w:sz w:val="20"/>
                <w:szCs w:val="20"/>
              </w:rPr>
              <w:t>4.</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Nonfunctional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_Toc445064071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2" w:history="1">
            <w:r w:rsidR="00BB50DB" w:rsidRPr="00BB50DB">
              <w:rPr>
                <w:rStyle w:val="Hyperlink"/>
                <w:rFonts w:ascii="Calibri" w:hAnsi="Calibri"/>
                <w:noProof/>
                <w:sz w:val="20"/>
                <w:szCs w:val="20"/>
              </w:rPr>
              <w:t>4.1 Performance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_Toc445064072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3" w:history="1">
            <w:r w:rsidR="00BB50DB" w:rsidRPr="00BB50DB">
              <w:rPr>
                <w:rStyle w:val="Hyperlink"/>
                <w:rFonts w:ascii="Calibri" w:hAnsi="Calibri"/>
                <w:noProof/>
                <w:sz w:val="20"/>
                <w:szCs w:val="20"/>
              </w:rPr>
              <w:t>4.2 Reliability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_Toc445064073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4" w:history="1">
            <w:r w:rsidR="00BB50DB" w:rsidRPr="00BB50DB">
              <w:rPr>
                <w:rStyle w:val="Hyperlink"/>
                <w:rFonts w:ascii="Calibri" w:hAnsi="Calibri"/>
                <w:noProof/>
                <w:sz w:val="20"/>
                <w:szCs w:val="20"/>
              </w:rPr>
              <w:t>4.3 Supportability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_Toc445064074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5" w:history="1">
            <w:r w:rsidR="00BB50DB" w:rsidRPr="00BB50DB">
              <w:rPr>
                <w:rStyle w:val="Hyperlink"/>
                <w:rFonts w:ascii="Calibri" w:hAnsi="Calibri"/>
                <w:noProof/>
                <w:sz w:val="20"/>
                <w:szCs w:val="20"/>
              </w:rPr>
              <w:t>4.4 Usability Requirements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_Toc445064075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10</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6" w:history="1">
            <w:r w:rsidR="00BB50DB" w:rsidRPr="00BB50DB">
              <w:rPr>
                <w:rStyle w:val="Hyperlink"/>
                <w:rFonts w:ascii="Calibri" w:hAnsi="Calibri"/>
                <w:noProof/>
                <w:sz w:val="20"/>
                <w:szCs w:val="20"/>
              </w:rPr>
              <w:t>4.5 Constraints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_Toc445064076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11</w:t>
            </w:r>
            <w:r w:rsidRPr="00BB50DB">
              <w:rPr>
                <w:rFonts w:ascii="Calibri" w:hAnsi="Calibri"/>
                <w:noProof/>
                <w:webHidden/>
                <w:sz w:val="20"/>
                <w:szCs w:val="20"/>
              </w:rPr>
              <w:fldChar w:fldCharType="end"/>
            </w:r>
          </w:hyperlink>
        </w:p>
        <w:p w:rsidR="00BB50DB" w:rsidRPr="00BB50DB" w:rsidRDefault="006A4A0D">
          <w:pPr>
            <w:pStyle w:val="TOC1"/>
            <w:tabs>
              <w:tab w:val="left" w:pos="480"/>
              <w:tab w:val="right" w:leader="dot" w:pos="9628"/>
            </w:tabs>
            <w:rPr>
              <w:rFonts w:ascii="Calibri" w:eastAsiaTheme="minorEastAsia" w:hAnsi="Calibri" w:cstheme="minorBidi"/>
              <w:noProof/>
              <w:sz w:val="20"/>
              <w:szCs w:val="20"/>
              <w:bdr w:val="none" w:sz="0" w:space="0" w:color="auto"/>
              <w:lang w:val="tr-TR" w:eastAsia="tr-TR"/>
            </w:rPr>
          </w:pPr>
          <w:hyperlink w:anchor="_Toc445064077" w:history="1">
            <w:r w:rsidR="00BB50DB" w:rsidRPr="00BB50DB">
              <w:rPr>
                <w:rStyle w:val="Hyperlink"/>
                <w:rFonts w:ascii="Calibri" w:hAnsi="Calibri"/>
                <w:noProof/>
                <w:sz w:val="20"/>
                <w:szCs w:val="20"/>
              </w:rPr>
              <w:t>5.</w:t>
            </w:r>
            <w:r w:rsidR="00BB50DB" w:rsidRPr="00BB50DB">
              <w:rPr>
                <w:rFonts w:ascii="Calibri" w:eastAsiaTheme="minorEastAsia" w:hAnsi="Calibri" w:cstheme="minorBidi"/>
                <w:noProof/>
                <w:sz w:val="20"/>
                <w:szCs w:val="20"/>
                <w:bdr w:val="none" w:sz="0" w:space="0" w:color="auto"/>
                <w:lang w:val="tr-TR" w:eastAsia="tr-TR"/>
              </w:rPr>
              <w:tab/>
            </w:r>
            <w:r w:rsidR="00BB50DB" w:rsidRPr="00BB50DB">
              <w:rPr>
                <w:rStyle w:val="Hyperlink"/>
                <w:rFonts w:ascii="Calibri" w:hAnsi="Calibri"/>
                <w:noProof/>
                <w:sz w:val="20"/>
                <w:szCs w:val="20"/>
              </w:rPr>
              <w:t>System Models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_Toc445064077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11</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78" w:history="1">
            <w:r w:rsidR="00BB50DB" w:rsidRPr="00BB50DB">
              <w:rPr>
                <w:rStyle w:val="Hyperlink"/>
                <w:rFonts w:ascii="Calibri" w:hAnsi="Calibri"/>
                <w:noProof/>
                <w:sz w:val="20"/>
                <w:szCs w:val="20"/>
              </w:rPr>
              <w:t>5.1 Scenarios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_Toc445064078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11</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79" w:history="1">
            <w:r w:rsidR="00BB50DB" w:rsidRPr="00BB50DB">
              <w:rPr>
                <w:rStyle w:val="Hyperlink"/>
                <w:rFonts w:ascii="Calibri" w:hAnsi="Calibri"/>
                <w:noProof/>
                <w:sz w:val="20"/>
                <w:szCs w:val="20"/>
              </w:rPr>
              <w:t>Scenario 1:  Play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_Toc445064079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11</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0" w:history="1">
            <w:r w:rsidR="00BB50DB" w:rsidRPr="00BB50DB">
              <w:rPr>
                <w:rStyle w:val="Hyperlink"/>
                <w:rFonts w:ascii="Calibri" w:hAnsi="Calibri"/>
                <w:noProof/>
                <w:sz w:val="20"/>
                <w:szCs w:val="20"/>
              </w:rPr>
              <w:t xml:space="preserve">Scenario 2: </w:t>
            </w:r>
            <w:r w:rsidR="00BB50DB" w:rsidRPr="00BB50DB">
              <w:rPr>
                <w:rStyle w:val="Hyperlink"/>
                <w:rFonts w:ascii="Calibri" w:hAnsi="Calibri"/>
                <w:noProof/>
                <w:sz w:val="20"/>
                <w:szCs w:val="20"/>
                <w:lang w:val="it-IT"/>
              </w:rPr>
              <w:t xml:space="preserve"> Change Settings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_Toc445064080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11</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1" w:history="1">
            <w:r w:rsidR="00BB50DB" w:rsidRPr="00BB50DB">
              <w:rPr>
                <w:rStyle w:val="Hyperlink"/>
                <w:rFonts w:ascii="Calibri" w:hAnsi="Calibri"/>
                <w:noProof/>
                <w:sz w:val="20"/>
                <w:szCs w:val="20"/>
              </w:rPr>
              <w:t>Scenario 3: Load and Save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_Toc445064081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12</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2" w:history="1">
            <w:r w:rsidR="00BB50DB" w:rsidRPr="00BB50DB">
              <w:rPr>
                <w:rStyle w:val="Hyperlink"/>
                <w:rFonts w:ascii="Calibri" w:hAnsi="Calibri"/>
                <w:noProof/>
                <w:sz w:val="20"/>
                <w:szCs w:val="20"/>
              </w:rPr>
              <w:t>5.2 Use Case Model</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_Toc445064082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12</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3" w:history="1">
            <w:r w:rsidR="00BB50DB" w:rsidRPr="00BB50DB">
              <w:rPr>
                <w:rStyle w:val="Hyperlink"/>
                <w:rFonts w:ascii="Calibri" w:hAnsi="Calibri"/>
                <w:noProof/>
                <w:sz w:val="20"/>
                <w:szCs w:val="20"/>
              </w:rPr>
              <w:t>Use Case Descriptions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_Toc445064083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12</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4" w:history="1">
            <w:r w:rsidR="00BB50DB" w:rsidRPr="00BB50DB">
              <w:rPr>
                <w:rStyle w:val="Hyperlink"/>
                <w:rFonts w:ascii="Calibri" w:hAnsi="Calibri"/>
                <w:noProof/>
                <w:sz w:val="20"/>
                <w:szCs w:val="20"/>
              </w:rPr>
              <w:t>Use Case Diagram</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_Toc445064084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16</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5" w:history="1">
            <w:r w:rsidR="00BB50DB" w:rsidRPr="00BB50DB">
              <w:rPr>
                <w:rStyle w:val="Hyperlink"/>
                <w:rFonts w:ascii="Calibri" w:hAnsi="Calibri"/>
                <w:noProof/>
                <w:sz w:val="20"/>
                <w:szCs w:val="20"/>
              </w:rPr>
              <w:t>5.3 Object Model</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_Toc445064085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17</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6" w:history="1">
            <w:r w:rsidR="00BB50DB" w:rsidRPr="00BB50DB">
              <w:rPr>
                <w:rStyle w:val="Hyperlink"/>
                <w:rFonts w:ascii="Calibri" w:hAnsi="Calibri"/>
                <w:noProof/>
                <w:sz w:val="20"/>
                <w:szCs w:val="20"/>
              </w:rPr>
              <w:t>Data Dictionary</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_Toc445064086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17</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7" w:history="1">
            <w:r w:rsidR="00BB50DB" w:rsidRPr="00BB50DB">
              <w:rPr>
                <w:rStyle w:val="Hyperlink"/>
                <w:rFonts w:ascii="Calibri" w:hAnsi="Calibri"/>
                <w:noProof/>
                <w:sz w:val="20"/>
                <w:szCs w:val="20"/>
              </w:rPr>
              <w:t>Class Diagram</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_Toc445064087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19</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88" w:history="1">
            <w:r w:rsidR="00BB50DB" w:rsidRPr="00BB50DB">
              <w:rPr>
                <w:rStyle w:val="Hyperlink"/>
                <w:rFonts w:ascii="Calibri" w:hAnsi="Calibri"/>
                <w:noProof/>
                <w:sz w:val="20"/>
                <w:szCs w:val="20"/>
              </w:rPr>
              <w:t>5.4 Dynamic Models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_Toc445064088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20</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89" w:history="1">
            <w:r w:rsidR="00BB50DB" w:rsidRPr="00BB50DB">
              <w:rPr>
                <w:rStyle w:val="Hyperlink"/>
                <w:rFonts w:ascii="Calibri" w:hAnsi="Calibri"/>
                <w:noProof/>
                <w:sz w:val="20"/>
                <w:szCs w:val="20"/>
              </w:rPr>
              <w:t>Activity Diagram</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_Toc445064089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20</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0" w:history="1">
            <w:r w:rsidR="00BB50DB" w:rsidRPr="00BB50DB">
              <w:rPr>
                <w:rStyle w:val="Hyperlink"/>
                <w:rFonts w:ascii="Calibri" w:hAnsi="Calibri"/>
                <w:noProof/>
                <w:sz w:val="20"/>
                <w:szCs w:val="20"/>
              </w:rPr>
              <w:t>Sequence Diagrams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_Toc445064090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21</w:t>
            </w:r>
            <w:r w:rsidRPr="00BB50DB">
              <w:rPr>
                <w:rFonts w:ascii="Calibri" w:hAnsi="Calibri"/>
                <w:noProof/>
                <w:webHidden/>
                <w:sz w:val="20"/>
                <w:szCs w:val="20"/>
              </w:rPr>
              <w:fldChar w:fldCharType="end"/>
            </w:r>
          </w:hyperlink>
        </w:p>
        <w:p w:rsidR="00BB50DB" w:rsidRPr="00BB50DB" w:rsidRDefault="006A4A0D">
          <w:pPr>
            <w:pStyle w:val="TOC2"/>
            <w:tabs>
              <w:tab w:val="right" w:leader="dot" w:pos="9628"/>
            </w:tabs>
            <w:rPr>
              <w:rFonts w:ascii="Calibri" w:eastAsiaTheme="minorEastAsia" w:hAnsi="Calibri" w:cstheme="minorBidi"/>
              <w:noProof/>
              <w:sz w:val="20"/>
              <w:szCs w:val="20"/>
              <w:bdr w:val="none" w:sz="0" w:space="0" w:color="auto"/>
              <w:lang w:val="tr-TR" w:eastAsia="tr-TR"/>
            </w:rPr>
          </w:pPr>
          <w:hyperlink w:anchor="_Toc445064091" w:history="1">
            <w:r w:rsidR="00BB50DB" w:rsidRPr="00BB50DB">
              <w:rPr>
                <w:rStyle w:val="Hyperlink"/>
                <w:rFonts w:ascii="Calibri" w:hAnsi="Calibri"/>
                <w:noProof/>
                <w:sz w:val="20"/>
                <w:szCs w:val="20"/>
              </w:rPr>
              <w:t>5.5 User Interface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_Toc445064091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25</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2" w:history="1">
            <w:r w:rsidR="00BB50DB" w:rsidRPr="00BB50DB">
              <w:rPr>
                <w:rStyle w:val="Hyperlink"/>
                <w:rFonts w:ascii="Calibri" w:hAnsi="Calibri"/>
                <w:noProof/>
                <w:sz w:val="20"/>
                <w:szCs w:val="20"/>
              </w:rPr>
              <w:t>Main Menu</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_Toc445064092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26</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3" w:history="1">
            <w:r w:rsidR="00BB50DB" w:rsidRPr="00BB50DB">
              <w:rPr>
                <w:rStyle w:val="Hyperlink"/>
                <w:rFonts w:ascii="Calibri" w:hAnsi="Calibri"/>
                <w:noProof/>
                <w:sz w:val="20"/>
                <w:szCs w:val="20"/>
              </w:rPr>
              <w:t>Help</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_Toc445064093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26</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4" w:history="1">
            <w:r w:rsidR="00BB50DB" w:rsidRPr="00BB50DB">
              <w:rPr>
                <w:rStyle w:val="Hyperlink"/>
                <w:rFonts w:ascii="Calibri" w:hAnsi="Calibri"/>
                <w:noProof/>
                <w:sz w:val="20"/>
                <w:szCs w:val="20"/>
              </w:rPr>
              <w:t>Load Game</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_Toc445064094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27</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5" w:history="1">
            <w:r w:rsidR="00BB50DB" w:rsidRPr="00BB50DB">
              <w:rPr>
                <w:rStyle w:val="Hyperlink"/>
                <w:rFonts w:ascii="Calibri" w:hAnsi="Calibri"/>
                <w:noProof/>
                <w:sz w:val="20"/>
                <w:szCs w:val="20"/>
              </w:rPr>
              <w:t>Options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_Toc445064095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28</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6" w:history="1">
            <w:r w:rsidR="00BB50DB" w:rsidRPr="00BB50DB">
              <w:rPr>
                <w:rStyle w:val="Hyperlink"/>
                <w:rFonts w:ascii="Calibri" w:hAnsi="Calibri"/>
                <w:noProof/>
                <w:sz w:val="20"/>
                <w:szCs w:val="20"/>
              </w:rPr>
              <w:t>HighScores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_Toc445064096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29</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7" w:history="1">
            <w:r w:rsidR="00BB50DB" w:rsidRPr="00BB50DB">
              <w:rPr>
                <w:rStyle w:val="Hyperlink"/>
                <w:rFonts w:ascii="Calibri" w:hAnsi="Calibri"/>
                <w:noProof/>
                <w:sz w:val="20"/>
                <w:szCs w:val="20"/>
              </w:rPr>
              <w:t>Credits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_Toc445064097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30</w:t>
            </w:r>
            <w:r w:rsidRPr="00BB50DB">
              <w:rPr>
                <w:rFonts w:ascii="Calibri" w:hAnsi="Calibri"/>
                <w:noProof/>
                <w:webHidden/>
                <w:sz w:val="20"/>
                <w:szCs w:val="20"/>
              </w:rPr>
              <w:fldChar w:fldCharType="end"/>
            </w:r>
          </w:hyperlink>
        </w:p>
        <w:p w:rsidR="00BB50DB" w:rsidRPr="00BB50DB" w:rsidRDefault="006A4A0D">
          <w:pPr>
            <w:pStyle w:val="TOC3"/>
            <w:tabs>
              <w:tab w:val="right" w:leader="dot" w:pos="9628"/>
            </w:tabs>
            <w:rPr>
              <w:rFonts w:ascii="Calibri" w:eastAsiaTheme="minorEastAsia" w:hAnsi="Calibri" w:cstheme="minorBidi"/>
              <w:noProof/>
              <w:sz w:val="20"/>
              <w:szCs w:val="20"/>
              <w:bdr w:val="none" w:sz="0" w:space="0" w:color="auto"/>
              <w:lang w:val="tr-TR" w:eastAsia="tr-TR"/>
            </w:rPr>
          </w:pPr>
          <w:hyperlink w:anchor="_Toc445064098" w:history="1">
            <w:r w:rsidR="00BB50DB" w:rsidRPr="00BB50DB">
              <w:rPr>
                <w:rStyle w:val="Hyperlink"/>
                <w:rFonts w:ascii="Calibri" w:hAnsi="Calibri"/>
                <w:noProof/>
                <w:sz w:val="20"/>
                <w:szCs w:val="20"/>
              </w:rPr>
              <w:t>Game Panel</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_Toc445064098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30</w:t>
            </w:r>
            <w:r w:rsidRPr="00BB50DB">
              <w:rPr>
                <w:rFonts w:ascii="Calibri" w:hAnsi="Calibri"/>
                <w:noProof/>
                <w:webHidden/>
                <w:sz w:val="20"/>
                <w:szCs w:val="20"/>
              </w:rPr>
              <w:fldChar w:fldCharType="end"/>
            </w:r>
          </w:hyperlink>
        </w:p>
        <w:p w:rsidR="00BB50DB" w:rsidRPr="00BB50DB" w:rsidRDefault="006A4A0D">
          <w:pPr>
            <w:pStyle w:val="TOC1"/>
            <w:tabs>
              <w:tab w:val="right" w:leader="dot" w:pos="9628"/>
            </w:tabs>
            <w:rPr>
              <w:rFonts w:ascii="Calibri" w:eastAsiaTheme="minorEastAsia" w:hAnsi="Calibri" w:cstheme="minorBidi"/>
              <w:noProof/>
              <w:sz w:val="20"/>
              <w:szCs w:val="20"/>
              <w:bdr w:val="none" w:sz="0" w:space="0" w:color="auto"/>
              <w:lang w:val="tr-TR" w:eastAsia="tr-TR"/>
            </w:rPr>
          </w:pPr>
          <w:hyperlink w:anchor="_Toc445064099" w:history="1">
            <w:r w:rsidR="00BB50DB" w:rsidRPr="00BB50DB">
              <w:rPr>
                <w:rStyle w:val="Hyperlink"/>
                <w:rFonts w:ascii="Calibri" w:eastAsia="Times New Roman" w:hAnsi="Calibri"/>
                <w:noProof/>
                <w:sz w:val="20"/>
                <w:szCs w:val="20"/>
              </w:rPr>
              <w:t>References</w:t>
            </w:r>
            <w:r w:rsidR="00BB50DB" w:rsidRPr="00BB50DB">
              <w:rPr>
                <w:rFonts w:ascii="Calibri" w:hAnsi="Calibri"/>
                <w:noProof/>
                <w:webHidden/>
                <w:sz w:val="20"/>
                <w:szCs w:val="20"/>
              </w:rPr>
              <w:tab/>
            </w:r>
            <w:r w:rsidRPr="00BB50DB">
              <w:rPr>
                <w:rFonts w:ascii="Calibri" w:hAnsi="Calibri"/>
                <w:noProof/>
                <w:webHidden/>
                <w:sz w:val="20"/>
                <w:szCs w:val="20"/>
              </w:rPr>
              <w:fldChar w:fldCharType="begin"/>
            </w:r>
            <w:r w:rsidR="00BB50DB" w:rsidRPr="00BB50DB">
              <w:rPr>
                <w:rFonts w:ascii="Calibri" w:hAnsi="Calibri"/>
                <w:noProof/>
                <w:webHidden/>
                <w:sz w:val="20"/>
                <w:szCs w:val="20"/>
              </w:rPr>
              <w:instrText xml:space="preserve"> PAGEREF _Toc445064099 \h </w:instrText>
            </w:r>
            <w:r w:rsidRPr="00BB50DB">
              <w:rPr>
                <w:rFonts w:ascii="Calibri" w:hAnsi="Calibri"/>
                <w:noProof/>
                <w:webHidden/>
                <w:sz w:val="20"/>
                <w:szCs w:val="20"/>
              </w:rPr>
            </w:r>
            <w:r w:rsidRPr="00BB50DB">
              <w:rPr>
                <w:rFonts w:ascii="Calibri" w:hAnsi="Calibri"/>
                <w:noProof/>
                <w:webHidden/>
                <w:sz w:val="20"/>
                <w:szCs w:val="20"/>
              </w:rPr>
              <w:fldChar w:fldCharType="separate"/>
            </w:r>
            <w:r w:rsidR="00141D4B">
              <w:rPr>
                <w:rFonts w:ascii="Calibri" w:hAnsi="Calibri"/>
                <w:noProof/>
                <w:webHidden/>
                <w:sz w:val="20"/>
                <w:szCs w:val="20"/>
              </w:rPr>
              <w:t>32</w:t>
            </w:r>
            <w:r w:rsidRPr="00BB50DB">
              <w:rPr>
                <w:rFonts w:ascii="Calibri" w:hAnsi="Calibri"/>
                <w:noProof/>
                <w:webHidden/>
                <w:sz w:val="20"/>
                <w:szCs w:val="20"/>
              </w:rPr>
              <w:fldChar w:fldCharType="end"/>
            </w:r>
          </w:hyperlink>
        </w:p>
        <w:p w:rsidR="001333B3" w:rsidRDefault="006A4A0D" w:rsidP="001333B3">
          <w:pPr>
            <w:pStyle w:val="TOC3"/>
            <w:tabs>
              <w:tab w:val="right" w:leader="dot" w:pos="9628"/>
            </w:tabs>
            <w:ind w:left="0"/>
            <w:rPr>
              <w:rFonts w:ascii="Calibri" w:hAnsi="Calibri"/>
              <w:noProof/>
            </w:rPr>
          </w:pPr>
          <w:r w:rsidRPr="00BB50DB">
            <w:rPr>
              <w:rFonts w:ascii="Calibri" w:hAnsi="Calibri"/>
              <w:b/>
              <w:bCs/>
              <w:noProof/>
              <w:sz w:val="20"/>
              <w:szCs w:val="20"/>
            </w:rPr>
            <w:lastRenderedPageBreak/>
            <w:fldChar w:fldCharType="end"/>
          </w:r>
        </w:p>
      </w:sdtContent>
    </w:sdt>
    <w:p w:rsidR="00E073E2" w:rsidRPr="00E073E2" w:rsidRDefault="00E073E2" w:rsidP="00E073E2">
      <w:pPr>
        <w:pStyle w:val="TOCHeading"/>
        <w:rPr>
          <w:rFonts w:ascii="Calibri" w:hAnsi="Calibri"/>
        </w:rPr>
      </w:pPr>
      <w:r w:rsidRPr="00E073E2">
        <w:rPr>
          <w:rFonts w:ascii="Calibri" w:hAnsi="Calibri"/>
        </w:rPr>
        <w:t>Table of Figures</w:t>
      </w:r>
    </w:p>
    <w:p w:rsidR="00E073E2" w:rsidRPr="00E073E2" w:rsidRDefault="00E073E2" w:rsidP="00E073E2">
      <w:pPr>
        <w:rPr>
          <w:rFonts w:ascii="Calibri" w:hAnsi="Calibri"/>
          <w:lang w:eastAsia="ja-JP"/>
        </w:rPr>
      </w:pPr>
    </w:p>
    <w:p w:rsidR="00E073E2"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7" w:history="1">
        <w:r w:rsidR="00E073E2" w:rsidRPr="002B58DC">
          <w:rPr>
            <w:rStyle w:val="Hyperlink"/>
            <w:rFonts w:ascii="Calibri" w:eastAsia="Times New Roman" w:hAnsi="Calibri"/>
            <w:noProof/>
            <w:sz w:val="20"/>
            <w:szCs w:val="20"/>
            <w:u w:val="none"/>
            <w:lang w:eastAsia="en-GB"/>
          </w:rPr>
          <w:t>Figure 1: Bomb Image</w:t>
        </w:r>
        <w:r w:rsidR="00E073E2" w:rsidRPr="002B58DC">
          <w:rPr>
            <w:rFonts w:ascii="Calibri" w:hAnsi="Calibri"/>
            <w:noProof/>
            <w:webHidden/>
            <w:sz w:val="20"/>
            <w:szCs w:val="20"/>
          </w:rPr>
          <w:tab/>
        </w:r>
      </w:hyperlink>
      <w:r w:rsidR="005C717D" w:rsidRPr="002B58DC">
        <w:rPr>
          <w:rFonts w:ascii="Calibri" w:hAnsi="Calibri"/>
          <w:noProof/>
          <w:sz w:val="20"/>
          <w:szCs w:val="20"/>
        </w:rPr>
        <w:t>5</w:t>
      </w:r>
    </w:p>
    <w:p w:rsidR="00E073E2" w:rsidRPr="002B58DC" w:rsidRDefault="006A4A0D" w:rsidP="002B58DC">
      <w:pPr>
        <w:pStyle w:val="TOC1"/>
        <w:tabs>
          <w:tab w:val="right" w:leader="dot" w:pos="9016"/>
        </w:tabs>
        <w:spacing w:line="276" w:lineRule="auto"/>
        <w:rPr>
          <w:rFonts w:ascii="Calibri" w:hAnsi="Calibri"/>
          <w:noProof/>
          <w:sz w:val="20"/>
          <w:szCs w:val="20"/>
        </w:rPr>
      </w:pPr>
      <w:hyperlink w:anchor="_Toc443586798" w:history="1">
        <w:r w:rsidR="00E073E2" w:rsidRPr="002B58DC">
          <w:rPr>
            <w:rStyle w:val="Hyperlink"/>
            <w:rFonts w:ascii="Calibri" w:hAnsi="Calibri"/>
            <w:noProof/>
            <w:sz w:val="20"/>
            <w:szCs w:val="20"/>
            <w:u w:val="none"/>
            <w:lang w:eastAsia="en-GB"/>
          </w:rPr>
          <w:t xml:space="preserve">Figure 2: </w:t>
        </w:r>
        <w:r w:rsidR="00E073E2" w:rsidRPr="002B58DC">
          <w:rPr>
            <w:rFonts w:ascii="Calibri" w:eastAsia="Times New Roman" w:hAnsi="Calibri" w:cs="Arial"/>
            <w:color w:val="000000"/>
            <w:sz w:val="20"/>
            <w:szCs w:val="20"/>
            <w:lang w:eastAsia="en-GB"/>
          </w:rPr>
          <w:t>Fire Image</w:t>
        </w:r>
        <w:r w:rsidR="00E073E2" w:rsidRPr="002B58DC">
          <w:rPr>
            <w:rFonts w:ascii="Calibri" w:hAnsi="Calibri"/>
            <w:noProof/>
            <w:webHidden/>
            <w:sz w:val="20"/>
            <w:szCs w:val="20"/>
          </w:rPr>
          <w:tab/>
        </w:r>
      </w:hyperlink>
      <w:r w:rsidR="005C717D" w:rsidRPr="002B58DC">
        <w:rPr>
          <w:rFonts w:ascii="Calibri" w:hAnsi="Calibri"/>
          <w:noProof/>
          <w:sz w:val="20"/>
          <w:szCs w:val="20"/>
        </w:rPr>
        <w:t>5</w:t>
      </w:r>
    </w:p>
    <w:p w:rsidR="00E073E2"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9" w:history="1">
        <w:r w:rsidR="00E073E2" w:rsidRPr="002B58DC">
          <w:rPr>
            <w:rStyle w:val="Hyperlink"/>
            <w:rFonts w:ascii="Calibri" w:hAnsi="Calibri"/>
            <w:noProof/>
            <w:sz w:val="20"/>
            <w:szCs w:val="20"/>
            <w:u w:val="none"/>
            <w:lang w:eastAsia="en-GB"/>
          </w:rPr>
          <w:t xml:space="preserve">Figure 3: </w:t>
        </w:r>
        <w:r w:rsidR="00E073E2" w:rsidRPr="002B58DC">
          <w:rPr>
            <w:rFonts w:ascii="Calibri" w:eastAsia="Times New Roman" w:hAnsi="Calibri" w:cs="Arial"/>
            <w:color w:val="000000"/>
            <w:sz w:val="20"/>
            <w:szCs w:val="20"/>
            <w:lang w:eastAsia="en-GB"/>
          </w:rPr>
          <w:t>Hero Image</w:t>
        </w:r>
        <w:r w:rsidR="00E073E2" w:rsidRPr="002B58DC">
          <w:rPr>
            <w:rFonts w:ascii="Calibri" w:hAnsi="Calibri"/>
            <w:noProof/>
            <w:webHidden/>
            <w:sz w:val="20"/>
            <w:szCs w:val="20"/>
          </w:rPr>
          <w:tab/>
        </w:r>
      </w:hyperlink>
      <w:r w:rsidR="005C717D" w:rsidRPr="002B58DC">
        <w:rPr>
          <w:rFonts w:ascii="Calibri" w:hAnsi="Calibri"/>
          <w:noProof/>
          <w:sz w:val="20"/>
          <w:szCs w:val="20"/>
        </w:rPr>
        <w:t>6</w:t>
      </w:r>
    </w:p>
    <w:p w:rsidR="00E073E2"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E073E2" w:rsidRPr="002B58DC">
          <w:rPr>
            <w:rStyle w:val="Hyperlink"/>
            <w:rFonts w:ascii="Calibri" w:eastAsia="Times New Roman" w:hAnsi="Calibri"/>
            <w:noProof/>
            <w:sz w:val="20"/>
            <w:szCs w:val="20"/>
            <w:u w:val="none"/>
            <w:lang w:eastAsia="en-GB"/>
          </w:rPr>
          <w:t xml:space="preserve">Figure 4: </w:t>
        </w:r>
        <w:r w:rsidR="00E073E2" w:rsidRPr="002B58DC">
          <w:rPr>
            <w:rFonts w:ascii="Calibri" w:eastAsia="Times New Roman" w:hAnsi="Calibri" w:cs="Arial"/>
            <w:color w:val="000000"/>
            <w:sz w:val="20"/>
            <w:szCs w:val="20"/>
            <w:lang w:eastAsia="en-GB"/>
          </w:rPr>
          <w:t>Slow Monster Image</w:t>
        </w:r>
        <w:r w:rsidR="00E073E2" w:rsidRPr="002B58DC">
          <w:rPr>
            <w:rFonts w:ascii="Calibri" w:hAnsi="Calibri"/>
            <w:noProof/>
            <w:webHidden/>
            <w:sz w:val="20"/>
            <w:szCs w:val="20"/>
          </w:rPr>
          <w:tab/>
        </w:r>
      </w:hyperlink>
      <w:r w:rsidR="005C717D" w:rsidRPr="002B58DC">
        <w:rPr>
          <w:rFonts w:ascii="Calibri" w:hAnsi="Calibri"/>
          <w:noProof/>
          <w:sz w:val="20"/>
          <w:szCs w:val="20"/>
        </w:rPr>
        <w:t>6</w:t>
      </w:r>
    </w:p>
    <w:p w:rsidR="00E073E2" w:rsidRPr="002B58DC" w:rsidRDefault="006A4A0D" w:rsidP="002B58DC">
      <w:pPr>
        <w:pStyle w:val="TOC1"/>
        <w:tabs>
          <w:tab w:val="right" w:leader="dot" w:pos="9016"/>
        </w:tabs>
        <w:spacing w:line="276" w:lineRule="auto"/>
        <w:rPr>
          <w:rFonts w:ascii="Calibri" w:hAnsi="Calibri"/>
          <w:noProof/>
          <w:sz w:val="20"/>
          <w:szCs w:val="20"/>
        </w:rPr>
      </w:pPr>
      <w:hyperlink w:anchor="_Toc443586804" w:history="1">
        <w:r w:rsidR="00E073E2" w:rsidRPr="002B58DC">
          <w:rPr>
            <w:rStyle w:val="Hyperlink"/>
            <w:rFonts w:ascii="Calibri" w:eastAsia="Times New Roman" w:hAnsi="Calibri"/>
            <w:noProof/>
            <w:sz w:val="20"/>
            <w:szCs w:val="20"/>
            <w:u w:val="none"/>
            <w:lang w:eastAsia="en-GB"/>
          </w:rPr>
          <w:t xml:space="preserve">Figure 5: </w:t>
        </w:r>
        <w:r w:rsidR="00E073E2" w:rsidRPr="002B58DC">
          <w:rPr>
            <w:rFonts w:ascii="Calibri" w:eastAsia="Times New Roman" w:hAnsi="Calibri" w:cs="Arial"/>
            <w:color w:val="000000"/>
            <w:sz w:val="20"/>
            <w:szCs w:val="20"/>
            <w:lang w:eastAsia="en-GB"/>
          </w:rPr>
          <w:t>Fast Monster Image</w:t>
        </w:r>
        <w:r w:rsidR="00E073E2" w:rsidRPr="002B58DC">
          <w:rPr>
            <w:rFonts w:ascii="Calibri" w:hAnsi="Calibri"/>
            <w:noProof/>
            <w:webHidden/>
            <w:sz w:val="20"/>
            <w:szCs w:val="20"/>
          </w:rPr>
          <w:tab/>
        </w:r>
      </w:hyperlink>
      <w:r w:rsidR="00E073E2" w:rsidRPr="002B58DC">
        <w:rPr>
          <w:rFonts w:ascii="Calibri" w:hAnsi="Calibri"/>
          <w:noProof/>
          <w:sz w:val="20"/>
          <w:szCs w:val="20"/>
        </w:rPr>
        <w:t>6</w:t>
      </w:r>
    </w:p>
    <w:p w:rsidR="00E073E2" w:rsidRPr="002B58DC" w:rsidRDefault="006A4A0D" w:rsidP="002B58DC">
      <w:pPr>
        <w:pStyle w:val="TOC1"/>
        <w:tabs>
          <w:tab w:val="right" w:leader="dot" w:pos="9016"/>
        </w:tabs>
        <w:spacing w:line="276" w:lineRule="auto"/>
        <w:rPr>
          <w:rFonts w:ascii="Calibri" w:hAnsi="Calibri"/>
          <w:noProof/>
          <w:sz w:val="20"/>
          <w:szCs w:val="20"/>
        </w:rPr>
      </w:pPr>
      <w:hyperlink w:anchor="_Toc443586798" w:history="1">
        <w:r w:rsidR="00E073E2" w:rsidRPr="002B58DC">
          <w:rPr>
            <w:rStyle w:val="Hyperlink"/>
            <w:rFonts w:ascii="Calibri" w:hAnsi="Calibri"/>
            <w:noProof/>
            <w:sz w:val="20"/>
            <w:szCs w:val="20"/>
            <w:u w:val="none"/>
            <w:lang w:eastAsia="en-GB"/>
          </w:rPr>
          <w:t xml:space="preserve">Figure 6: </w:t>
        </w:r>
        <w:r w:rsidR="00E073E2" w:rsidRPr="002B58DC">
          <w:rPr>
            <w:rFonts w:ascii="Calibri" w:eastAsia="Times New Roman" w:hAnsi="Calibri" w:cs="Arial"/>
            <w:color w:val="000000"/>
            <w:sz w:val="20"/>
            <w:szCs w:val="20"/>
            <w:lang w:eastAsia="en-GB"/>
          </w:rPr>
          <w:t>Destroyable Wall Image</w:t>
        </w:r>
        <w:r w:rsidR="00E073E2" w:rsidRPr="002B58DC">
          <w:rPr>
            <w:rFonts w:ascii="Calibri" w:hAnsi="Calibri"/>
            <w:noProof/>
            <w:webHidden/>
            <w:sz w:val="20"/>
            <w:szCs w:val="20"/>
          </w:rPr>
          <w:tab/>
        </w:r>
      </w:hyperlink>
      <w:r w:rsidR="005C717D" w:rsidRPr="002B58DC">
        <w:rPr>
          <w:rFonts w:ascii="Calibri" w:hAnsi="Calibri"/>
          <w:noProof/>
          <w:sz w:val="20"/>
          <w:szCs w:val="20"/>
        </w:rPr>
        <w:t>7</w:t>
      </w:r>
    </w:p>
    <w:p w:rsidR="00E073E2"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9" w:history="1">
        <w:r w:rsidR="00E073E2" w:rsidRPr="002B58DC">
          <w:rPr>
            <w:rStyle w:val="Hyperlink"/>
            <w:rFonts w:ascii="Calibri" w:hAnsi="Calibri"/>
            <w:noProof/>
            <w:sz w:val="20"/>
            <w:szCs w:val="20"/>
            <w:u w:val="none"/>
            <w:lang w:eastAsia="en-GB"/>
          </w:rPr>
          <w:t xml:space="preserve">Figure 7: </w:t>
        </w:r>
        <w:r w:rsidR="008145CB">
          <w:rPr>
            <w:rFonts w:ascii="Calibri" w:eastAsia="Times New Roman" w:hAnsi="Calibri" w:cs="Arial"/>
            <w:color w:val="000000"/>
            <w:sz w:val="20"/>
            <w:szCs w:val="20"/>
            <w:lang w:eastAsia="en-GB"/>
          </w:rPr>
          <w:t>Non</w:t>
        </w:r>
        <w:r w:rsidR="00E073E2" w:rsidRPr="002B58DC">
          <w:rPr>
            <w:rFonts w:ascii="Calibri" w:eastAsia="Times New Roman" w:hAnsi="Calibri" w:cs="Arial"/>
            <w:color w:val="000000"/>
            <w:sz w:val="20"/>
            <w:szCs w:val="20"/>
            <w:lang w:eastAsia="en-GB"/>
          </w:rPr>
          <w:t>-destroyable Wall Image</w:t>
        </w:r>
        <w:r w:rsidR="00E073E2" w:rsidRPr="002B58DC">
          <w:rPr>
            <w:rFonts w:ascii="Calibri" w:hAnsi="Calibri"/>
            <w:noProof/>
            <w:webHidden/>
            <w:sz w:val="20"/>
            <w:szCs w:val="20"/>
          </w:rPr>
          <w:tab/>
        </w:r>
      </w:hyperlink>
      <w:r w:rsidR="005C717D" w:rsidRPr="002B58DC">
        <w:rPr>
          <w:rFonts w:ascii="Calibri" w:hAnsi="Calibri"/>
          <w:noProof/>
          <w:sz w:val="20"/>
          <w:szCs w:val="20"/>
        </w:rPr>
        <w:t>7</w:t>
      </w:r>
    </w:p>
    <w:p w:rsidR="002F05DC"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803" w:history="1">
        <w:r w:rsidR="00E073E2" w:rsidRPr="002B58DC">
          <w:rPr>
            <w:rStyle w:val="Hyperlink"/>
            <w:rFonts w:ascii="Calibri" w:eastAsia="Times New Roman" w:hAnsi="Calibri"/>
            <w:noProof/>
            <w:sz w:val="20"/>
            <w:szCs w:val="20"/>
            <w:u w:val="none"/>
            <w:lang w:eastAsia="en-GB"/>
          </w:rPr>
          <w:t xml:space="preserve">Figure 8: </w:t>
        </w:r>
        <w:r w:rsidR="00E073E2" w:rsidRPr="002B58DC">
          <w:rPr>
            <w:rFonts w:ascii="Calibri" w:eastAsia="Times New Roman" w:hAnsi="Calibri" w:cs="Arial"/>
            <w:color w:val="000000"/>
            <w:sz w:val="20"/>
            <w:szCs w:val="20"/>
            <w:lang w:eastAsia="en-GB"/>
          </w:rPr>
          <w:t>Use Case Diagram</w:t>
        </w:r>
        <w:r w:rsidR="00E073E2" w:rsidRPr="002B58DC">
          <w:rPr>
            <w:rFonts w:ascii="Calibri" w:hAnsi="Calibri"/>
            <w:noProof/>
            <w:webHidden/>
            <w:sz w:val="20"/>
            <w:szCs w:val="20"/>
          </w:rPr>
          <w:tab/>
          <w:t>1</w:t>
        </w:r>
      </w:hyperlink>
      <w:r w:rsidR="000A3D9E">
        <w:rPr>
          <w:rFonts w:ascii="Calibri" w:hAnsi="Calibri"/>
          <w:noProof/>
          <w:sz w:val="20"/>
          <w:szCs w:val="20"/>
        </w:rPr>
        <w:t>6</w:t>
      </w:r>
    </w:p>
    <w:p w:rsidR="002F05DC"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2F05DC" w:rsidRPr="002B58DC">
          <w:rPr>
            <w:rStyle w:val="Hyperlink"/>
            <w:rFonts w:ascii="Calibri" w:eastAsia="Times New Roman" w:hAnsi="Calibri"/>
            <w:noProof/>
            <w:sz w:val="20"/>
            <w:szCs w:val="20"/>
            <w:u w:val="none"/>
            <w:lang w:eastAsia="en-GB"/>
          </w:rPr>
          <w:t xml:space="preserve">Figure 9: </w:t>
        </w:r>
        <w:r w:rsidR="002F05DC" w:rsidRPr="002B58DC">
          <w:rPr>
            <w:rFonts w:ascii="Calibri" w:eastAsia="Times New Roman" w:hAnsi="Calibri" w:cs="Arial"/>
            <w:color w:val="000000"/>
            <w:sz w:val="20"/>
            <w:szCs w:val="20"/>
            <w:lang w:eastAsia="en-GB"/>
          </w:rPr>
          <w:t>Class Diagram</w:t>
        </w:r>
        <w:r w:rsidR="002F05DC" w:rsidRPr="002B58DC">
          <w:rPr>
            <w:rFonts w:ascii="Calibri" w:hAnsi="Calibri"/>
            <w:noProof/>
            <w:webHidden/>
            <w:sz w:val="20"/>
            <w:szCs w:val="20"/>
          </w:rPr>
          <w:tab/>
        </w:r>
      </w:hyperlink>
      <w:r w:rsidR="00A57487">
        <w:rPr>
          <w:rFonts w:ascii="Calibri" w:hAnsi="Calibri"/>
          <w:noProof/>
          <w:sz w:val="20"/>
          <w:szCs w:val="20"/>
        </w:rPr>
        <w:t>19</w:t>
      </w:r>
    </w:p>
    <w:p w:rsidR="00404ECB"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7" w:history="1">
        <w:r w:rsidR="00404ECB" w:rsidRPr="002B58DC">
          <w:rPr>
            <w:rStyle w:val="Hyperlink"/>
            <w:rFonts w:ascii="Calibri" w:eastAsia="Times New Roman" w:hAnsi="Calibri"/>
            <w:noProof/>
            <w:sz w:val="20"/>
            <w:szCs w:val="20"/>
            <w:u w:val="none"/>
            <w:lang w:eastAsia="en-GB"/>
          </w:rPr>
          <w:t xml:space="preserve">Figure 10: </w:t>
        </w:r>
        <w:r w:rsidR="004B5B0D">
          <w:rPr>
            <w:rStyle w:val="Hyperlink"/>
            <w:rFonts w:ascii="Calibri" w:eastAsia="Times New Roman" w:hAnsi="Calibri"/>
            <w:noProof/>
            <w:sz w:val="20"/>
            <w:szCs w:val="20"/>
            <w:u w:val="none"/>
            <w:lang w:eastAsia="en-GB"/>
          </w:rPr>
          <w:t>Activity Diagram for the Game Flow</w:t>
        </w:r>
        <w:r w:rsidR="00404ECB" w:rsidRPr="002B58DC">
          <w:rPr>
            <w:rFonts w:ascii="Calibri" w:hAnsi="Calibri"/>
            <w:noProof/>
            <w:webHidden/>
            <w:sz w:val="20"/>
            <w:szCs w:val="20"/>
          </w:rPr>
          <w:tab/>
        </w:r>
      </w:hyperlink>
      <w:r w:rsidR="00C95A95">
        <w:rPr>
          <w:rFonts w:ascii="Calibri" w:hAnsi="Calibri"/>
          <w:noProof/>
          <w:sz w:val="20"/>
          <w:szCs w:val="20"/>
        </w:rPr>
        <w:t>21</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798" w:history="1">
        <w:r w:rsidR="00404ECB" w:rsidRPr="002B58DC">
          <w:rPr>
            <w:rStyle w:val="Hyperlink"/>
            <w:rFonts w:ascii="Calibri" w:hAnsi="Calibri"/>
            <w:noProof/>
            <w:sz w:val="20"/>
            <w:szCs w:val="20"/>
            <w:u w:val="none"/>
            <w:lang w:eastAsia="en-GB"/>
          </w:rPr>
          <w:t xml:space="preserve">Figure 11: </w:t>
        </w:r>
        <w:r w:rsidR="008145CB" w:rsidRPr="008145CB">
          <w:rPr>
            <w:rStyle w:val="Hyperlink"/>
            <w:rFonts w:ascii="Calibri" w:hAnsi="Calibri"/>
            <w:noProof/>
            <w:sz w:val="20"/>
            <w:szCs w:val="20"/>
            <w:u w:val="none"/>
            <w:lang w:eastAsia="en-GB"/>
          </w:rPr>
          <w:t>Sequence Diagram of</w:t>
        </w:r>
        <w:r w:rsidR="008145CB">
          <w:rPr>
            <w:rStyle w:val="Hyperlink"/>
            <w:rFonts w:ascii="Calibri" w:hAnsi="Calibri"/>
            <w:noProof/>
            <w:sz w:val="20"/>
            <w:szCs w:val="20"/>
            <w:u w:val="none"/>
            <w:lang w:eastAsia="en-GB"/>
          </w:rPr>
          <w:t xml:space="preserve"> starting a game scenario</w:t>
        </w:r>
        <w:r w:rsidR="00404ECB" w:rsidRPr="002B58DC">
          <w:rPr>
            <w:rFonts w:ascii="Calibri" w:hAnsi="Calibri"/>
            <w:noProof/>
            <w:webHidden/>
            <w:sz w:val="20"/>
            <w:szCs w:val="20"/>
          </w:rPr>
          <w:tab/>
        </w:r>
      </w:hyperlink>
      <w:r w:rsidR="00C95A95">
        <w:rPr>
          <w:rFonts w:ascii="Calibri" w:hAnsi="Calibri"/>
          <w:noProof/>
          <w:sz w:val="20"/>
          <w:szCs w:val="20"/>
        </w:rPr>
        <w:t>22</w:t>
      </w:r>
    </w:p>
    <w:p w:rsidR="00404ECB"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9" w:history="1">
        <w:r w:rsidR="00404ECB" w:rsidRPr="002B58DC">
          <w:rPr>
            <w:rStyle w:val="Hyperlink"/>
            <w:rFonts w:ascii="Calibri" w:hAnsi="Calibri"/>
            <w:noProof/>
            <w:sz w:val="20"/>
            <w:szCs w:val="20"/>
            <w:u w:val="none"/>
            <w:lang w:eastAsia="en-GB"/>
          </w:rPr>
          <w:t xml:space="preserve">Figure 12: </w:t>
        </w:r>
        <w:r w:rsidR="008145CB" w:rsidRPr="008145CB">
          <w:rPr>
            <w:rFonts w:ascii="Calibri" w:eastAsia="Times New Roman" w:hAnsi="Calibri" w:cs="Arial"/>
            <w:color w:val="000000"/>
            <w:sz w:val="20"/>
            <w:szCs w:val="20"/>
            <w:lang w:eastAsia="en-GB"/>
          </w:rPr>
          <w:t>Sequence Diagram of</w:t>
        </w:r>
        <w:r w:rsidR="008145CB">
          <w:rPr>
            <w:rFonts w:ascii="Calibri" w:eastAsia="Times New Roman" w:hAnsi="Calibri" w:cs="Arial"/>
            <w:color w:val="000000"/>
            <w:sz w:val="20"/>
            <w:szCs w:val="20"/>
            <w:lang w:eastAsia="en-GB"/>
          </w:rPr>
          <w:t xml:space="preserve"> bomb explosion scenario</w:t>
        </w:r>
        <w:r w:rsidR="00404ECB" w:rsidRPr="002B58DC">
          <w:rPr>
            <w:rFonts w:ascii="Calibri" w:hAnsi="Calibri"/>
            <w:noProof/>
            <w:webHidden/>
            <w:sz w:val="20"/>
            <w:szCs w:val="20"/>
          </w:rPr>
          <w:tab/>
        </w:r>
      </w:hyperlink>
      <w:r w:rsidR="00C95A95">
        <w:rPr>
          <w:rFonts w:ascii="Calibri" w:hAnsi="Calibri"/>
          <w:noProof/>
          <w:sz w:val="20"/>
          <w:szCs w:val="20"/>
        </w:rPr>
        <w:t>23</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8145CB">
          <w:rPr>
            <w:rStyle w:val="Hyperlink"/>
            <w:rFonts w:ascii="Calibri" w:eastAsia="Times New Roman" w:hAnsi="Calibri"/>
            <w:noProof/>
            <w:sz w:val="20"/>
            <w:szCs w:val="20"/>
            <w:u w:val="none"/>
            <w:lang w:eastAsia="en-GB"/>
          </w:rPr>
          <w:t>3</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Sequence Diagram</w:t>
        </w:r>
        <w:r w:rsidR="008145CB">
          <w:rPr>
            <w:rFonts w:ascii="Calibri" w:eastAsia="Times New Roman" w:hAnsi="Calibri" w:cs="Arial"/>
            <w:color w:val="000000"/>
            <w:sz w:val="20"/>
            <w:szCs w:val="20"/>
            <w:lang w:eastAsia="en-GB"/>
          </w:rPr>
          <w:t xml:space="preserve"> of change settings scenario</w:t>
        </w:r>
        <w:r w:rsidR="00404ECB" w:rsidRPr="002B58DC">
          <w:rPr>
            <w:rFonts w:ascii="Calibri" w:hAnsi="Calibri"/>
            <w:noProof/>
            <w:webHidden/>
            <w:sz w:val="20"/>
            <w:szCs w:val="20"/>
          </w:rPr>
          <w:tab/>
        </w:r>
      </w:hyperlink>
      <w:r w:rsidR="00C95A95">
        <w:rPr>
          <w:rFonts w:ascii="Calibri" w:hAnsi="Calibri"/>
          <w:noProof/>
          <w:sz w:val="20"/>
          <w:szCs w:val="20"/>
        </w:rPr>
        <w:t>24</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804" w:history="1">
        <w:r w:rsidR="00404ECB" w:rsidRPr="002B58DC">
          <w:rPr>
            <w:rStyle w:val="Hyperlink"/>
            <w:rFonts w:ascii="Calibri" w:eastAsia="Times New Roman" w:hAnsi="Calibri"/>
            <w:noProof/>
            <w:sz w:val="20"/>
            <w:szCs w:val="20"/>
            <w:u w:val="none"/>
            <w:lang w:eastAsia="en-GB"/>
          </w:rPr>
          <w:t xml:space="preserve">Figure 14: </w:t>
        </w:r>
        <w:r w:rsidR="008145CB">
          <w:rPr>
            <w:rFonts w:ascii="Calibri" w:eastAsia="Times New Roman" w:hAnsi="Calibri" w:cs="Arial"/>
            <w:color w:val="000000"/>
            <w:sz w:val="20"/>
            <w:szCs w:val="20"/>
            <w:lang w:eastAsia="en-GB"/>
          </w:rPr>
          <w:t>Sequence Diagram of</w:t>
        </w:r>
        <w:r w:rsidR="008145CB" w:rsidRPr="008145CB">
          <w:rPr>
            <w:rFonts w:ascii="Calibri" w:eastAsia="Times New Roman" w:hAnsi="Calibri" w:cs="Arial"/>
            <w:color w:val="000000"/>
            <w:sz w:val="20"/>
            <w:szCs w:val="20"/>
            <w:lang w:eastAsia="en-GB"/>
          </w:rPr>
          <w:t xml:space="preserve"> take a </w:t>
        </w:r>
        <w:r w:rsidR="00116446">
          <w:rPr>
            <w:rFonts w:ascii="Calibri" w:eastAsia="Times New Roman" w:hAnsi="Calibri" w:cs="Arial"/>
            <w:color w:val="000000"/>
            <w:sz w:val="20"/>
            <w:szCs w:val="20"/>
            <w:lang w:eastAsia="en-GB"/>
          </w:rPr>
          <w:t>bonus</w:t>
        </w:r>
        <w:r w:rsidR="008145CB" w:rsidRPr="008145CB">
          <w:rPr>
            <w:rFonts w:ascii="Calibri" w:eastAsia="Times New Roman" w:hAnsi="Calibri" w:cs="Arial"/>
            <w:color w:val="000000"/>
            <w:sz w:val="20"/>
            <w:szCs w:val="20"/>
            <w:lang w:eastAsia="en-GB"/>
          </w:rPr>
          <w:t xml:space="preserve"> scenario</w:t>
        </w:r>
        <w:r w:rsidR="00404ECB" w:rsidRPr="002B58DC">
          <w:rPr>
            <w:rFonts w:ascii="Calibri" w:hAnsi="Calibri"/>
            <w:noProof/>
            <w:webHidden/>
            <w:sz w:val="20"/>
            <w:szCs w:val="20"/>
          </w:rPr>
          <w:tab/>
        </w:r>
      </w:hyperlink>
      <w:r w:rsidR="00C95A95">
        <w:rPr>
          <w:rFonts w:ascii="Calibri" w:hAnsi="Calibri"/>
          <w:noProof/>
          <w:sz w:val="20"/>
          <w:szCs w:val="20"/>
        </w:rPr>
        <w:t>25</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798" w:history="1">
        <w:r w:rsidR="00404ECB" w:rsidRPr="002B58DC">
          <w:rPr>
            <w:rStyle w:val="Hyperlink"/>
            <w:rFonts w:ascii="Calibri" w:hAnsi="Calibri"/>
            <w:noProof/>
            <w:sz w:val="20"/>
            <w:szCs w:val="20"/>
            <w:u w:val="none"/>
            <w:lang w:eastAsia="en-GB"/>
          </w:rPr>
          <w:t xml:space="preserve">Figure 15: </w:t>
        </w:r>
        <w:r w:rsidR="00404ECB" w:rsidRPr="002B58DC">
          <w:rPr>
            <w:rFonts w:ascii="Calibri" w:eastAsia="Times New Roman" w:hAnsi="Calibri" w:cs="Arial"/>
            <w:color w:val="000000"/>
            <w:sz w:val="20"/>
            <w:szCs w:val="20"/>
            <w:lang w:eastAsia="en-GB"/>
          </w:rPr>
          <w:t>Main Menu Panel</w:t>
        </w:r>
        <w:r w:rsidR="00404ECB" w:rsidRPr="002B58DC">
          <w:rPr>
            <w:rFonts w:ascii="Calibri" w:hAnsi="Calibri"/>
            <w:noProof/>
            <w:webHidden/>
            <w:sz w:val="20"/>
            <w:szCs w:val="20"/>
          </w:rPr>
          <w:tab/>
        </w:r>
      </w:hyperlink>
      <w:r w:rsidR="00C95A95">
        <w:rPr>
          <w:rFonts w:ascii="Calibri" w:hAnsi="Calibri"/>
          <w:noProof/>
          <w:sz w:val="20"/>
          <w:szCs w:val="20"/>
        </w:rPr>
        <w:t>26</w:t>
      </w:r>
    </w:p>
    <w:p w:rsidR="00404ECB"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799" w:history="1">
        <w:r w:rsidR="00404ECB" w:rsidRPr="002B58DC">
          <w:rPr>
            <w:rStyle w:val="Hyperlink"/>
            <w:rFonts w:ascii="Calibri" w:hAnsi="Calibri"/>
            <w:noProof/>
            <w:sz w:val="20"/>
            <w:szCs w:val="20"/>
            <w:u w:val="none"/>
            <w:lang w:eastAsia="en-GB"/>
          </w:rPr>
          <w:t xml:space="preserve">Figure 16: </w:t>
        </w:r>
        <w:r w:rsidR="00404ECB" w:rsidRPr="002B58DC">
          <w:rPr>
            <w:rFonts w:ascii="Calibri" w:eastAsia="Times New Roman" w:hAnsi="Calibri" w:cs="Arial"/>
            <w:color w:val="000000"/>
            <w:sz w:val="20"/>
            <w:szCs w:val="20"/>
            <w:lang w:eastAsia="en-GB"/>
          </w:rPr>
          <w:t>Help Panel</w:t>
        </w:r>
        <w:r w:rsidR="00404ECB" w:rsidRPr="002B58DC">
          <w:rPr>
            <w:rFonts w:ascii="Calibri" w:hAnsi="Calibri"/>
            <w:noProof/>
            <w:webHidden/>
            <w:sz w:val="20"/>
            <w:szCs w:val="20"/>
          </w:rPr>
          <w:tab/>
        </w:r>
      </w:hyperlink>
      <w:r w:rsidR="00C95A95">
        <w:rPr>
          <w:rFonts w:ascii="Calibri" w:hAnsi="Calibri"/>
          <w:noProof/>
          <w:sz w:val="20"/>
          <w:szCs w:val="20"/>
        </w:rPr>
        <w:t>27</w:t>
      </w:r>
    </w:p>
    <w:p w:rsidR="00F97753"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803" w:history="1">
        <w:r w:rsidR="00F97753" w:rsidRPr="002B58DC">
          <w:rPr>
            <w:rStyle w:val="Hyperlink"/>
            <w:rFonts w:ascii="Calibri" w:eastAsia="Times New Roman" w:hAnsi="Calibri"/>
            <w:noProof/>
            <w:sz w:val="20"/>
            <w:szCs w:val="20"/>
            <w:u w:val="none"/>
            <w:lang w:eastAsia="en-GB"/>
          </w:rPr>
          <w:t xml:space="preserve">Figure 17: </w:t>
        </w:r>
        <w:r w:rsidR="00F97753" w:rsidRPr="002B58DC">
          <w:rPr>
            <w:rFonts w:ascii="Calibri" w:eastAsia="Times New Roman" w:hAnsi="Calibri" w:cs="Arial"/>
            <w:color w:val="000000"/>
            <w:sz w:val="20"/>
            <w:szCs w:val="20"/>
            <w:lang w:eastAsia="en-GB"/>
          </w:rPr>
          <w:t>Load Game Panel</w:t>
        </w:r>
        <w:r w:rsidR="00F97753" w:rsidRPr="002B58DC">
          <w:rPr>
            <w:rFonts w:ascii="Calibri" w:hAnsi="Calibri"/>
            <w:noProof/>
            <w:webHidden/>
            <w:sz w:val="20"/>
            <w:szCs w:val="20"/>
          </w:rPr>
          <w:tab/>
        </w:r>
      </w:hyperlink>
      <w:r w:rsidR="00C95A95">
        <w:rPr>
          <w:rFonts w:ascii="Calibri" w:hAnsi="Calibri"/>
          <w:noProof/>
          <w:sz w:val="20"/>
          <w:szCs w:val="20"/>
        </w:rPr>
        <w:t>28</w:t>
      </w:r>
    </w:p>
    <w:p w:rsidR="00404ECB" w:rsidRPr="002B58DC" w:rsidRDefault="006A4A0D" w:rsidP="002B58DC">
      <w:pPr>
        <w:pStyle w:val="TOC1"/>
        <w:tabs>
          <w:tab w:val="left" w:pos="440"/>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F97753" w:rsidRPr="002B58DC">
          <w:rPr>
            <w:rStyle w:val="Hyperlink"/>
            <w:rFonts w:ascii="Calibri" w:eastAsia="Times New Roman" w:hAnsi="Calibri"/>
            <w:noProof/>
            <w:sz w:val="20"/>
            <w:szCs w:val="20"/>
            <w:u w:val="none"/>
            <w:lang w:eastAsia="en-GB"/>
          </w:rPr>
          <w:t>8</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Options Panel</w:t>
        </w:r>
        <w:r w:rsidR="00404ECB" w:rsidRPr="002B58DC">
          <w:rPr>
            <w:rFonts w:ascii="Calibri" w:hAnsi="Calibri"/>
            <w:noProof/>
            <w:webHidden/>
            <w:sz w:val="20"/>
            <w:szCs w:val="20"/>
          </w:rPr>
          <w:tab/>
        </w:r>
      </w:hyperlink>
      <w:r w:rsidR="00C95A95">
        <w:rPr>
          <w:rFonts w:ascii="Calibri" w:hAnsi="Calibri"/>
          <w:noProof/>
          <w:sz w:val="20"/>
          <w:szCs w:val="20"/>
        </w:rPr>
        <w:t>29</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Figure 1</w:t>
        </w:r>
        <w:r w:rsidR="00F97753" w:rsidRPr="002B58DC">
          <w:rPr>
            <w:rStyle w:val="Hyperlink"/>
            <w:rFonts w:ascii="Calibri" w:eastAsia="Times New Roman" w:hAnsi="Calibri"/>
            <w:noProof/>
            <w:sz w:val="20"/>
            <w:szCs w:val="20"/>
            <w:u w:val="none"/>
            <w:lang w:eastAsia="en-GB"/>
          </w:rPr>
          <w:t>9</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HighScores List Panel</w:t>
        </w:r>
        <w:r w:rsidR="00404ECB" w:rsidRPr="002B58DC">
          <w:rPr>
            <w:rFonts w:ascii="Calibri" w:hAnsi="Calibri"/>
            <w:noProof/>
            <w:webHidden/>
            <w:sz w:val="20"/>
            <w:szCs w:val="20"/>
          </w:rPr>
          <w:tab/>
        </w:r>
      </w:hyperlink>
      <w:r w:rsidR="00C95A95">
        <w:rPr>
          <w:rFonts w:ascii="Calibri" w:hAnsi="Calibri"/>
          <w:noProof/>
          <w:sz w:val="20"/>
          <w:szCs w:val="20"/>
        </w:rPr>
        <w:t>30</w:t>
      </w:r>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 xml:space="preserve">Figure </w:t>
        </w:r>
        <w:r w:rsidR="00F97753" w:rsidRPr="002B58DC">
          <w:rPr>
            <w:rStyle w:val="Hyperlink"/>
            <w:rFonts w:ascii="Calibri" w:eastAsia="Times New Roman" w:hAnsi="Calibri"/>
            <w:noProof/>
            <w:sz w:val="20"/>
            <w:szCs w:val="20"/>
            <w:u w:val="none"/>
            <w:lang w:eastAsia="en-GB"/>
          </w:rPr>
          <w:t>20</w:t>
        </w:r>
        <w:r w:rsidR="00404ECB" w:rsidRPr="002B58DC">
          <w:rPr>
            <w:rStyle w:val="Hyperlink"/>
            <w:rFonts w:ascii="Calibri" w:eastAsia="Times New Roman" w:hAnsi="Calibri"/>
            <w:noProof/>
            <w:sz w:val="20"/>
            <w:szCs w:val="20"/>
            <w:u w:val="none"/>
            <w:lang w:eastAsia="en-GB"/>
          </w:rPr>
          <w:t xml:space="preserve">: </w:t>
        </w:r>
        <w:r w:rsidR="00404ECB" w:rsidRPr="002B58DC">
          <w:rPr>
            <w:rFonts w:ascii="Calibri" w:eastAsia="Times New Roman" w:hAnsi="Calibri" w:cs="Arial"/>
            <w:color w:val="000000"/>
            <w:sz w:val="20"/>
            <w:szCs w:val="20"/>
            <w:lang w:eastAsia="en-GB"/>
          </w:rPr>
          <w:t>Credits Panel</w:t>
        </w:r>
        <w:r w:rsidR="00404ECB" w:rsidRPr="002B58DC">
          <w:rPr>
            <w:rFonts w:ascii="Calibri" w:hAnsi="Calibri"/>
            <w:noProof/>
            <w:webHidden/>
            <w:sz w:val="20"/>
            <w:szCs w:val="20"/>
          </w:rPr>
          <w:tab/>
        </w:r>
        <w:r w:rsidR="00C95A95">
          <w:rPr>
            <w:rFonts w:ascii="Calibri" w:hAnsi="Calibri"/>
            <w:noProof/>
            <w:webHidden/>
            <w:sz w:val="20"/>
            <w:szCs w:val="20"/>
          </w:rPr>
          <w:t>3</w:t>
        </w:r>
        <w:r w:rsidR="00404ECB" w:rsidRPr="002B58DC">
          <w:rPr>
            <w:rFonts w:ascii="Calibri" w:hAnsi="Calibri"/>
            <w:noProof/>
            <w:webHidden/>
            <w:sz w:val="20"/>
            <w:szCs w:val="20"/>
          </w:rPr>
          <w:t>1</w:t>
        </w:r>
      </w:hyperlink>
    </w:p>
    <w:p w:rsidR="00404ECB" w:rsidRPr="002B58DC" w:rsidRDefault="006A4A0D" w:rsidP="002B58DC">
      <w:pPr>
        <w:pStyle w:val="TOC1"/>
        <w:tabs>
          <w:tab w:val="right" w:leader="dot" w:pos="9016"/>
        </w:tabs>
        <w:spacing w:line="276" w:lineRule="auto"/>
        <w:rPr>
          <w:rFonts w:ascii="Calibri" w:hAnsi="Calibri"/>
          <w:noProof/>
          <w:sz w:val="20"/>
          <w:szCs w:val="20"/>
        </w:rPr>
      </w:pPr>
      <w:hyperlink w:anchor="_Toc443586803" w:history="1">
        <w:r w:rsidR="00404ECB" w:rsidRPr="002B58DC">
          <w:rPr>
            <w:rStyle w:val="Hyperlink"/>
            <w:rFonts w:ascii="Calibri" w:eastAsia="Times New Roman" w:hAnsi="Calibri"/>
            <w:noProof/>
            <w:sz w:val="20"/>
            <w:szCs w:val="20"/>
            <w:u w:val="none"/>
            <w:lang w:eastAsia="en-GB"/>
          </w:rPr>
          <w:t xml:space="preserve">Figure </w:t>
        </w:r>
        <w:r w:rsidR="00F97753" w:rsidRPr="002B58DC">
          <w:rPr>
            <w:rStyle w:val="Hyperlink"/>
            <w:rFonts w:ascii="Calibri" w:eastAsia="Times New Roman" w:hAnsi="Calibri"/>
            <w:noProof/>
            <w:sz w:val="20"/>
            <w:szCs w:val="20"/>
            <w:u w:val="none"/>
            <w:lang w:eastAsia="en-GB"/>
          </w:rPr>
          <w:t>21</w:t>
        </w:r>
        <w:r w:rsidR="00404ECB" w:rsidRPr="002B58DC">
          <w:rPr>
            <w:rStyle w:val="Hyperlink"/>
            <w:rFonts w:ascii="Calibri" w:eastAsia="Times New Roman" w:hAnsi="Calibri"/>
            <w:noProof/>
            <w:sz w:val="20"/>
            <w:szCs w:val="20"/>
            <w:u w:val="none"/>
            <w:lang w:eastAsia="en-GB"/>
          </w:rPr>
          <w:t xml:space="preserve">: </w:t>
        </w:r>
        <w:r w:rsidR="00F97753" w:rsidRPr="002B58DC">
          <w:rPr>
            <w:rStyle w:val="Hyperlink"/>
            <w:rFonts w:ascii="Calibri" w:eastAsia="Times New Roman" w:hAnsi="Calibri"/>
            <w:noProof/>
            <w:sz w:val="20"/>
            <w:szCs w:val="20"/>
            <w:u w:val="none"/>
            <w:lang w:eastAsia="en-GB"/>
          </w:rPr>
          <w:t>Game</w:t>
        </w:r>
        <w:r w:rsidR="00404ECB" w:rsidRPr="002B58DC">
          <w:rPr>
            <w:rFonts w:ascii="Calibri" w:eastAsia="Times New Roman" w:hAnsi="Calibri" w:cs="Arial"/>
            <w:color w:val="000000"/>
            <w:sz w:val="20"/>
            <w:szCs w:val="20"/>
            <w:lang w:eastAsia="en-GB"/>
          </w:rPr>
          <w:t xml:space="preserve"> Panel</w:t>
        </w:r>
        <w:r w:rsidR="00404ECB" w:rsidRPr="002B58DC">
          <w:rPr>
            <w:rFonts w:ascii="Calibri" w:hAnsi="Calibri"/>
            <w:noProof/>
            <w:webHidden/>
            <w:sz w:val="20"/>
            <w:szCs w:val="20"/>
          </w:rPr>
          <w:tab/>
        </w:r>
        <w:r w:rsidR="00C95A95">
          <w:rPr>
            <w:rFonts w:ascii="Calibri" w:hAnsi="Calibri"/>
            <w:noProof/>
            <w:webHidden/>
            <w:sz w:val="20"/>
            <w:szCs w:val="20"/>
          </w:rPr>
          <w:t>3</w:t>
        </w:r>
        <w:r w:rsidR="00404ECB" w:rsidRPr="002B58DC">
          <w:rPr>
            <w:rFonts w:ascii="Calibri" w:hAnsi="Calibri"/>
            <w:noProof/>
            <w:webHidden/>
            <w:sz w:val="20"/>
            <w:szCs w:val="20"/>
          </w:rPr>
          <w:t>1</w:t>
        </w:r>
      </w:hyperlink>
    </w:p>
    <w:p w:rsidR="00404ECB" w:rsidRPr="00404ECB" w:rsidRDefault="00404ECB" w:rsidP="00404ECB"/>
    <w:p w:rsidR="00404ECB" w:rsidRPr="00404ECB" w:rsidRDefault="00404ECB" w:rsidP="00404ECB"/>
    <w:p w:rsidR="00404ECB" w:rsidRPr="00404ECB" w:rsidRDefault="00404ECB" w:rsidP="00404ECB"/>
    <w:p w:rsidR="00E073E2" w:rsidRDefault="00E073E2" w:rsidP="00E073E2">
      <w:pPr>
        <w:pStyle w:val="TOC1"/>
        <w:tabs>
          <w:tab w:val="right" w:leader="dot" w:pos="9016"/>
        </w:tabs>
        <w:rPr>
          <w:rFonts w:ascii="Calibri" w:hAnsi="Calibri"/>
          <w:noProof/>
        </w:rPr>
      </w:pPr>
    </w:p>
    <w:p w:rsidR="002F05DC" w:rsidRPr="002F05DC" w:rsidRDefault="002F05DC" w:rsidP="002F05DC"/>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A66459" w:rsidRDefault="00A66459" w:rsidP="00A66459"/>
    <w:p w:rsidR="00415CA4" w:rsidRPr="003F71C5" w:rsidRDefault="001D2A06" w:rsidP="00573ADD">
      <w:pPr>
        <w:pStyle w:val="Heading1"/>
        <w:numPr>
          <w:ilvl w:val="0"/>
          <w:numId w:val="19"/>
        </w:numPr>
        <w:rPr>
          <w:rFonts w:ascii="Calibri" w:hAnsi="Calibri"/>
          <w:sz w:val="32"/>
          <w:szCs w:val="32"/>
        </w:rPr>
      </w:pPr>
      <w:bookmarkStart w:id="0" w:name="_Toc445064059"/>
      <w:r w:rsidRPr="003F71C5">
        <w:rPr>
          <w:rFonts w:ascii="Calibri" w:hAnsi="Calibri"/>
          <w:sz w:val="32"/>
          <w:szCs w:val="32"/>
        </w:rPr>
        <w:lastRenderedPageBreak/>
        <w:t>Introduction</w:t>
      </w:r>
      <w:bookmarkEnd w:id="0"/>
    </w:p>
    <w:p w:rsidR="00415CA4" w:rsidRPr="003F71C5" w:rsidRDefault="001D2A06" w:rsidP="004D2323">
      <w:pPr>
        <w:pStyle w:val="Body"/>
        <w:spacing w:before="320" w:line="480" w:lineRule="auto"/>
        <w:jc w:val="both"/>
        <w:rPr>
          <w:rFonts w:ascii="Calibri" w:hAnsi="Calibri"/>
          <w:sz w:val="24"/>
          <w:szCs w:val="24"/>
        </w:rPr>
      </w:pPr>
      <w:r w:rsidRPr="003F71C5">
        <w:rPr>
          <w:rFonts w:ascii="Calibri" w:hAnsi="Calibri"/>
          <w:sz w:val="24"/>
          <w:szCs w:val="24"/>
          <w:lang w:val="en-US"/>
        </w:rPr>
        <w:t xml:space="preserve">Bombplan is a brand-new version of classical Bomberman game. The main </w:t>
      </w:r>
      <w:r w:rsidR="006F0EE1" w:rsidRPr="003F71C5">
        <w:rPr>
          <w:rFonts w:ascii="Calibri" w:hAnsi="Calibri"/>
          <w:sz w:val="24"/>
          <w:szCs w:val="24"/>
          <w:lang w:val="en-US"/>
        </w:rPr>
        <w:t>aim</w:t>
      </w:r>
      <w:r w:rsidRPr="003F71C5">
        <w:rPr>
          <w:rFonts w:ascii="Calibri" w:hAnsi="Calibri"/>
          <w:sz w:val="24"/>
          <w:szCs w:val="24"/>
          <w:lang w:val="en-US"/>
        </w:rPr>
        <w:t xml:space="preserve"> in Bomberman is to reach to exit door without being killed by the monsters in the game.</w:t>
      </w:r>
      <w:r w:rsidR="006F0EE1" w:rsidRPr="003F71C5">
        <w:rPr>
          <w:rFonts w:ascii="Calibri" w:hAnsi="Calibri"/>
          <w:sz w:val="24"/>
          <w:szCs w:val="24"/>
          <w:lang w:val="en-US"/>
        </w:rPr>
        <w:t xml:space="preserve"> </w:t>
      </w:r>
      <w:r w:rsidRPr="003F71C5">
        <w:rPr>
          <w:rFonts w:ascii="Calibri" w:hAnsi="Calibri"/>
          <w:sz w:val="24"/>
          <w:szCs w:val="24"/>
          <w:lang w:val="en-US"/>
        </w:rPr>
        <w:t xml:space="preserve">The main character has the power to plant the bombs in different locations on the map. The map is in form of a maze and there are some wall blocks that can be destroyed by the bombs and some others that can never be destroyed. The character starts from one end of the maze and by destroying the suitable walls and running away from the monsters, tries to reach to the exit door. The bombs are not only affective on the walls, if there is the main character or one of the monsters in the range of the bomb, they can also be destroyed. </w:t>
      </w:r>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In this report, the </w:t>
      </w:r>
      <w:commentRangeStart w:id="1"/>
      <w:r w:rsidRPr="003F71C5">
        <w:rPr>
          <w:rFonts w:ascii="Calibri" w:hAnsi="Calibri"/>
          <w:sz w:val="24"/>
          <w:szCs w:val="24"/>
          <w:lang w:val="en-US"/>
        </w:rPr>
        <w:t xml:space="preserve">main design of the </w:t>
      </w:r>
      <w:proofErr w:type="spellStart"/>
      <w:r w:rsidRPr="003F71C5">
        <w:rPr>
          <w:rFonts w:ascii="Calibri" w:hAnsi="Calibri"/>
          <w:sz w:val="24"/>
          <w:szCs w:val="24"/>
          <w:lang w:val="en-US"/>
        </w:rPr>
        <w:t>Bombplan</w:t>
      </w:r>
      <w:proofErr w:type="spellEnd"/>
      <w:r w:rsidRPr="003F71C5">
        <w:rPr>
          <w:rFonts w:ascii="Calibri" w:hAnsi="Calibri"/>
          <w:sz w:val="24"/>
          <w:szCs w:val="24"/>
          <w:lang w:val="en-US"/>
        </w:rPr>
        <w:t xml:space="preserve"> </w:t>
      </w:r>
      <w:commentRangeEnd w:id="1"/>
      <w:r w:rsidR="000119C8">
        <w:rPr>
          <w:rStyle w:val="CommentReference"/>
          <w:rFonts w:ascii="Times New Roman" w:hAnsi="Times New Roman" w:cs="Times New Roman"/>
          <w:color w:val="auto"/>
          <w:lang w:val="en-US" w:eastAsia="en-US"/>
        </w:rPr>
        <w:commentReference w:id="1"/>
      </w:r>
      <w:r w:rsidRPr="003F71C5">
        <w:rPr>
          <w:rFonts w:ascii="Calibri" w:hAnsi="Calibri"/>
          <w:sz w:val="24"/>
          <w:szCs w:val="24"/>
          <w:lang w:val="en-US"/>
        </w:rPr>
        <w:t>will be discussed. We will provide Bombplan with an OOP implementation. The following sections will lead to discussions related to requirement analysis, and the analysis with object models and dynamic models. During the requirement analysis part we will examine functional and non-functional requirements, constraints, scenarios, use case models, and user interface of Bombplan. At the end, we will conclude with a general revision of the whole report.</w:t>
      </w:r>
    </w:p>
    <w:p w:rsidR="00573ADD" w:rsidRPr="003F71C5" w:rsidRDefault="00573ADD" w:rsidP="00573ADD">
      <w:pPr>
        <w:rPr>
          <w:rFonts w:ascii="Calibri" w:hAnsi="Calibri"/>
        </w:rPr>
      </w:pPr>
    </w:p>
    <w:p w:rsidR="00415CA4" w:rsidRPr="003F71C5" w:rsidRDefault="001D2A06" w:rsidP="00DB7C7B">
      <w:pPr>
        <w:pStyle w:val="Heading1"/>
        <w:numPr>
          <w:ilvl w:val="0"/>
          <w:numId w:val="19"/>
        </w:numPr>
        <w:rPr>
          <w:rFonts w:ascii="Calibri" w:hAnsi="Calibri"/>
          <w:sz w:val="32"/>
          <w:szCs w:val="32"/>
        </w:rPr>
      </w:pPr>
      <w:bookmarkStart w:id="2" w:name="_Toc445064060"/>
      <w:r w:rsidRPr="003F71C5">
        <w:rPr>
          <w:rFonts w:ascii="Calibri" w:hAnsi="Calibri"/>
          <w:sz w:val="32"/>
          <w:szCs w:val="32"/>
        </w:rPr>
        <w:t>Overview</w:t>
      </w:r>
      <w:bookmarkEnd w:id="2"/>
    </w:p>
    <w:p w:rsidR="00415CA4" w:rsidRPr="003F71C5" w:rsidRDefault="001D2A06" w:rsidP="004D2323">
      <w:pPr>
        <w:pStyle w:val="Body"/>
        <w:spacing w:before="320" w:line="480" w:lineRule="auto"/>
        <w:jc w:val="both"/>
        <w:rPr>
          <w:rFonts w:ascii="Calibri" w:hAnsi="Calibri"/>
          <w:sz w:val="24"/>
          <w:szCs w:val="24"/>
        </w:rPr>
      </w:pPr>
      <w:r w:rsidRPr="003F71C5">
        <w:rPr>
          <w:rFonts w:ascii="Calibri" w:hAnsi="Calibri"/>
          <w:sz w:val="24"/>
          <w:szCs w:val="24"/>
          <w:lang w:val="en-US"/>
        </w:rPr>
        <w:t>Bombplan is a desktop application that will be created with Java. Game instructions will be as following;</w:t>
      </w: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 main character (from now on, it will be referred as bomber) will have only the ability to plant a bomb. </w:t>
      </w: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A bomb has a range of one wall block from 4 sides. The waiting time for the explosion of the bomb is 3 seconds, default. The bomb features can be changed by the taken </w:t>
      </w:r>
      <w:r w:rsidR="00116446">
        <w:rPr>
          <w:rFonts w:ascii="Calibri" w:hAnsi="Calibri"/>
          <w:sz w:val="24"/>
          <w:szCs w:val="24"/>
          <w:lang w:val="en-US"/>
        </w:rPr>
        <w:t>bonuses</w:t>
      </w:r>
      <w:r w:rsidRPr="003F71C5">
        <w:rPr>
          <w:rFonts w:ascii="Calibri" w:hAnsi="Calibri"/>
          <w:sz w:val="24"/>
          <w:szCs w:val="24"/>
          <w:lang w:val="en-US"/>
        </w:rPr>
        <w:t xml:space="preserve"> that are </w:t>
      </w:r>
      <w:r w:rsidRPr="003F71C5">
        <w:rPr>
          <w:rFonts w:ascii="Calibri" w:hAnsi="Calibri"/>
          <w:sz w:val="24"/>
          <w:szCs w:val="24"/>
          <w:lang w:val="en-US"/>
        </w:rPr>
        <w:lastRenderedPageBreak/>
        <w:t>randomly distributed inside of the walls on the map. The features that can be changed are as following;</w:t>
      </w:r>
    </w:p>
    <w:p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bomb will be as the following:</w:t>
      </w:r>
    </w:p>
    <w:p w:rsidR="00FA00E7"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ab/>
      </w:r>
      <w:r w:rsidRPr="003F71C5">
        <w:rPr>
          <w:rFonts w:ascii="Calibri" w:hAnsi="Calibri"/>
          <w:noProof/>
          <w:sz w:val="24"/>
          <w:szCs w:val="24"/>
          <w:lang w:val="en-US" w:eastAsia="en-US"/>
        </w:rPr>
        <w:drawing>
          <wp:inline distT="0" distB="0" distL="0" distR="0">
            <wp:extent cx="571550" cy="502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1550" cy="502964"/>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1: </w:t>
      </w:r>
      <w:r>
        <w:rPr>
          <w:rFonts w:ascii="Calibri" w:hAnsi="Calibri"/>
          <w:b/>
          <w:bCs/>
          <w:sz w:val="20"/>
          <w:szCs w:val="20"/>
          <w:lang w:val="en-US"/>
        </w:rPr>
        <w:t>Bomb image</w:t>
      </w:r>
      <w:r w:rsidRPr="00826317">
        <w:rPr>
          <w:rFonts w:ascii="Calibri" w:hAnsi="Calibri"/>
          <w:b/>
          <w:bCs/>
          <w:sz w:val="20"/>
          <w:szCs w:val="20"/>
          <w:lang w:val="en-US"/>
        </w:rPr>
        <w:t xml:space="preserve"> [1]</w:t>
      </w:r>
    </w:p>
    <w:p w:rsidR="00826317" w:rsidRPr="00826317" w:rsidRDefault="00826317" w:rsidP="00826317">
      <w:pPr>
        <w:pStyle w:val="Body"/>
        <w:spacing w:line="480" w:lineRule="auto"/>
        <w:ind w:firstLine="295"/>
        <w:rPr>
          <w:rFonts w:ascii="Calibri" w:hAnsi="Calibri"/>
          <w:b/>
          <w:bCs/>
          <w:sz w:val="20"/>
          <w:szCs w:val="20"/>
          <w:lang w:val="en-US"/>
        </w:rPr>
      </w:pPr>
    </w:p>
    <w:p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When bomb explode explosion will be as the following:</w:t>
      </w:r>
    </w:p>
    <w:p w:rsidR="00FA00E7" w:rsidRDefault="00FA00E7" w:rsidP="00FA00E7">
      <w:pPr>
        <w:pStyle w:val="Body"/>
        <w:spacing w:line="480" w:lineRule="auto"/>
        <w:ind w:left="295" w:firstLine="338"/>
        <w:jc w:val="both"/>
        <w:rPr>
          <w:rFonts w:ascii="Calibri" w:hAnsi="Calibri"/>
          <w:sz w:val="24"/>
          <w:szCs w:val="24"/>
          <w:lang w:val="en-US"/>
        </w:rPr>
      </w:pPr>
      <w:r w:rsidRPr="003F71C5">
        <w:rPr>
          <w:rFonts w:ascii="Calibri" w:hAnsi="Calibri"/>
          <w:sz w:val="24"/>
          <w:szCs w:val="24"/>
          <w:lang w:val="en-US"/>
        </w:rPr>
        <w:t xml:space="preserve"> </w:t>
      </w:r>
      <w:r w:rsidRPr="003F71C5">
        <w:rPr>
          <w:rFonts w:ascii="Calibri" w:hAnsi="Calibri"/>
          <w:noProof/>
          <w:sz w:val="24"/>
          <w:szCs w:val="24"/>
          <w:lang w:val="en-US" w:eastAsia="en-US"/>
        </w:rPr>
        <w:drawing>
          <wp:inline distT="0" distB="0" distL="0" distR="0">
            <wp:extent cx="602032" cy="510584"/>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2032" cy="510584"/>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2: </w:t>
      </w:r>
      <w:r>
        <w:rPr>
          <w:rFonts w:ascii="Calibri" w:hAnsi="Calibri"/>
          <w:b/>
          <w:bCs/>
          <w:sz w:val="20"/>
          <w:szCs w:val="20"/>
          <w:lang w:val="en-US"/>
        </w:rPr>
        <w:t>Fire image</w:t>
      </w:r>
      <w:r w:rsidRPr="00826317">
        <w:rPr>
          <w:rFonts w:ascii="Calibri" w:hAnsi="Calibri"/>
          <w:b/>
          <w:bCs/>
          <w:sz w:val="20"/>
          <w:szCs w:val="20"/>
          <w:lang w:val="en-US"/>
        </w:rPr>
        <w:t xml:space="preserve"> [1]</w:t>
      </w:r>
    </w:p>
    <w:p w:rsidR="00826317" w:rsidRPr="00826317" w:rsidRDefault="00826317" w:rsidP="00826317">
      <w:pPr>
        <w:pStyle w:val="Body"/>
        <w:spacing w:line="480" w:lineRule="auto"/>
        <w:ind w:firstLine="295"/>
        <w:rPr>
          <w:rFonts w:ascii="Calibri" w:hAnsi="Calibri"/>
          <w:b/>
          <w:bCs/>
          <w:sz w:val="20"/>
          <w:szCs w:val="20"/>
          <w:lang w:val="en-US"/>
        </w:rPr>
      </w:pPr>
    </w:p>
    <w:p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Bomb explosion can be made up to the user. By the help of a taken special bonus, bombs do not explode themselves in 3 </w:t>
      </w:r>
      <w:r w:rsidR="006F0EE1" w:rsidRPr="003F71C5">
        <w:rPr>
          <w:rFonts w:ascii="Calibri" w:hAnsi="Calibri"/>
          <w:sz w:val="24"/>
          <w:szCs w:val="24"/>
          <w:lang w:val="en-US"/>
        </w:rPr>
        <w:t>seconds;</w:t>
      </w:r>
      <w:r w:rsidRPr="003F71C5">
        <w:rPr>
          <w:rFonts w:ascii="Calibri" w:hAnsi="Calibri"/>
          <w:sz w:val="24"/>
          <w:szCs w:val="24"/>
          <w:lang w:val="en-US"/>
        </w:rPr>
        <w:t xml:space="preserve"> instead, they wait for the user to explode it. </w:t>
      </w:r>
    </w:p>
    <w:p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 range of the bomb is 1 wall block from 4 sides -default-, but it can be extended by a special </w:t>
      </w:r>
      <w:r w:rsidR="00116446">
        <w:rPr>
          <w:rFonts w:ascii="Calibri" w:hAnsi="Calibri"/>
          <w:sz w:val="24"/>
          <w:szCs w:val="24"/>
          <w:lang w:val="en-US"/>
        </w:rPr>
        <w:t>bonus</w:t>
      </w:r>
      <w:r w:rsidRPr="003F71C5">
        <w:rPr>
          <w:rFonts w:ascii="Calibri" w:hAnsi="Calibri"/>
          <w:sz w:val="24"/>
          <w:szCs w:val="24"/>
          <w:lang w:val="en-US"/>
        </w:rPr>
        <w:t xml:space="preserve">. After the </w:t>
      </w:r>
      <w:r w:rsidR="00116446">
        <w:rPr>
          <w:rFonts w:ascii="Calibri" w:hAnsi="Calibri"/>
          <w:sz w:val="24"/>
          <w:szCs w:val="24"/>
          <w:lang w:val="en-US"/>
        </w:rPr>
        <w:t>bonus</w:t>
      </w:r>
      <w:r w:rsidRPr="003F71C5">
        <w:rPr>
          <w:rFonts w:ascii="Calibri" w:hAnsi="Calibri"/>
          <w:sz w:val="24"/>
          <w:szCs w:val="24"/>
          <w:lang w:val="en-US"/>
        </w:rPr>
        <w:t xml:space="preserve">, the range increases 1 more wall block in depth from 4 sides. Since, user can take from that special </w:t>
      </w:r>
      <w:r w:rsidR="00116446">
        <w:rPr>
          <w:rFonts w:ascii="Calibri" w:hAnsi="Calibri"/>
          <w:sz w:val="24"/>
          <w:szCs w:val="24"/>
          <w:lang w:val="en-US"/>
        </w:rPr>
        <w:t>bonus</w:t>
      </w:r>
      <w:r w:rsidRPr="003F71C5">
        <w:rPr>
          <w:rFonts w:ascii="Calibri" w:hAnsi="Calibri"/>
          <w:sz w:val="24"/>
          <w:szCs w:val="24"/>
          <w:lang w:val="en-US"/>
        </w:rPr>
        <w:t xml:space="preserve"> more than once, at some point, range can be 4 wall blocks in depth from 4 sides.</w:t>
      </w:r>
    </w:p>
    <w:p w:rsidR="00415CA4" w:rsidRPr="003F71C5" w:rsidRDefault="001D2A06" w:rsidP="004D2323">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Normally, user cannot plant one more bomb if there is already a planted bomb. However, by the help of another </w:t>
      </w:r>
      <w:r w:rsidR="00116446">
        <w:rPr>
          <w:rFonts w:ascii="Calibri" w:hAnsi="Calibri"/>
          <w:sz w:val="24"/>
          <w:szCs w:val="24"/>
          <w:lang w:val="en-US"/>
        </w:rPr>
        <w:t>bonus</w:t>
      </w:r>
      <w:r w:rsidRPr="003F71C5">
        <w:rPr>
          <w:rFonts w:ascii="Calibri" w:hAnsi="Calibri"/>
          <w:sz w:val="24"/>
          <w:szCs w:val="24"/>
          <w:lang w:val="en-US"/>
        </w:rPr>
        <w:t xml:space="preserve">, user can plant multiple bombs. Each </w:t>
      </w:r>
      <w:r w:rsidR="00116446">
        <w:rPr>
          <w:rFonts w:ascii="Calibri" w:hAnsi="Calibri"/>
          <w:sz w:val="24"/>
          <w:szCs w:val="24"/>
          <w:lang w:val="en-US"/>
        </w:rPr>
        <w:t>bonus</w:t>
      </w:r>
      <w:r w:rsidRPr="003F71C5">
        <w:rPr>
          <w:rFonts w:ascii="Calibri" w:hAnsi="Calibri"/>
          <w:sz w:val="24"/>
          <w:szCs w:val="24"/>
          <w:lang w:val="en-US"/>
        </w:rPr>
        <w:t xml:space="preserve"> increases 1 the maximum number of the bomb that can be planted at once.</w:t>
      </w:r>
    </w:p>
    <w:p w:rsidR="00642C94" w:rsidRPr="003F71C5" w:rsidRDefault="00642C94" w:rsidP="00642C94">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There is a special </w:t>
      </w:r>
      <w:r w:rsidR="00116446">
        <w:rPr>
          <w:rFonts w:ascii="Calibri" w:hAnsi="Calibri"/>
          <w:sz w:val="24"/>
          <w:szCs w:val="24"/>
          <w:lang w:val="en-US"/>
        </w:rPr>
        <w:t>bonus</w:t>
      </w:r>
      <w:r w:rsidRPr="003F71C5">
        <w:rPr>
          <w:rFonts w:ascii="Calibri" w:hAnsi="Calibri"/>
          <w:sz w:val="24"/>
          <w:szCs w:val="24"/>
          <w:lang w:val="en-US"/>
        </w:rPr>
        <w:t xml:space="preserve"> that different from the other three </w:t>
      </w:r>
      <w:r w:rsidR="00116446">
        <w:rPr>
          <w:rFonts w:ascii="Calibri" w:hAnsi="Calibri"/>
          <w:sz w:val="24"/>
          <w:szCs w:val="24"/>
          <w:lang w:val="en-US"/>
        </w:rPr>
        <w:t>bonuses</w:t>
      </w:r>
      <w:r w:rsidRPr="003F71C5">
        <w:rPr>
          <w:rFonts w:ascii="Calibri" w:hAnsi="Calibri"/>
          <w:sz w:val="24"/>
          <w:szCs w:val="24"/>
          <w:lang w:val="en-US"/>
        </w:rPr>
        <w:t xml:space="preserve">. After this special </w:t>
      </w:r>
      <w:r w:rsidR="00116446">
        <w:rPr>
          <w:rFonts w:ascii="Calibri" w:hAnsi="Calibri"/>
          <w:sz w:val="24"/>
          <w:szCs w:val="24"/>
          <w:lang w:val="en-US"/>
        </w:rPr>
        <w:t>bonus</w:t>
      </w:r>
      <w:r w:rsidRPr="003F71C5">
        <w:rPr>
          <w:rFonts w:ascii="Calibri" w:hAnsi="Calibri"/>
          <w:sz w:val="24"/>
          <w:szCs w:val="24"/>
          <w:lang w:val="en-US"/>
        </w:rPr>
        <w:t xml:space="preserve"> is taken, it gives a random </w:t>
      </w:r>
      <w:r w:rsidR="00116446">
        <w:rPr>
          <w:rFonts w:ascii="Calibri" w:hAnsi="Calibri"/>
          <w:sz w:val="24"/>
          <w:szCs w:val="24"/>
          <w:lang w:val="en-US"/>
        </w:rPr>
        <w:t>bonus</w:t>
      </w:r>
      <w:r w:rsidRPr="003F71C5">
        <w:rPr>
          <w:rFonts w:ascii="Calibri" w:hAnsi="Calibri"/>
          <w:sz w:val="24"/>
          <w:szCs w:val="24"/>
          <w:lang w:val="en-US"/>
        </w:rPr>
        <w:t xml:space="preserve"> to player.</w:t>
      </w:r>
    </w:p>
    <w:p w:rsidR="00642C94" w:rsidRPr="003F71C5" w:rsidRDefault="00642C94" w:rsidP="00642C94">
      <w:pPr>
        <w:pStyle w:val="Body"/>
        <w:numPr>
          <w:ilvl w:val="1"/>
          <w:numId w:val="6"/>
        </w:numPr>
        <w:spacing w:line="480" w:lineRule="auto"/>
        <w:jc w:val="both"/>
        <w:rPr>
          <w:rFonts w:ascii="Calibri" w:hAnsi="Calibri"/>
          <w:sz w:val="24"/>
          <w:szCs w:val="24"/>
          <w:lang w:val="en-US"/>
        </w:rPr>
      </w:pPr>
      <w:r w:rsidRPr="003F71C5">
        <w:rPr>
          <w:rFonts w:ascii="Calibri" w:hAnsi="Calibri"/>
          <w:sz w:val="24"/>
          <w:szCs w:val="24"/>
          <w:lang w:val="en-US"/>
        </w:rPr>
        <w:t xml:space="preserve">There is also a </w:t>
      </w:r>
      <w:r w:rsidR="00116446">
        <w:rPr>
          <w:rFonts w:ascii="Calibri" w:hAnsi="Calibri"/>
          <w:sz w:val="24"/>
          <w:szCs w:val="24"/>
          <w:lang w:val="en-US"/>
        </w:rPr>
        <w:t>bonus</w:t>
      </w:r>
      <w:r w:rsidRPr="003F71C5">
        <w:rPr>
          <w:rFonts w:ascii="Calibri" w:hAnsi="Calibri"/>
          <w:sz w:val="24"/>
          <w:szCs w:val="24"/>
          <w:lang w:val="en-US"/>
        </w:rPr>
        <w:t xml:space="preserve"> that does not affect bomb. It resets the timer after player takes it.</w:t>
      </w: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lastRenderedPageBreak/>
        <w:t xml:space="preserve">Bomber has 3 lives at starting. This can be increased with hearth shaped </w:t>
      </w:r>
      <w:r w:rsidR="00116446">
        <w:rPr>
          <w:rFonts w:ascii="Calibri" w:hAnsi="Calibri"/>
          <w:sz w:val="24"/>
          <w:szCs w:val="24"/>
          <w:lang w:val="en-US"/>
        </w:rPr>
        <w:t>bonuses</w:t>
      </w:r>
      <w:r w:rsidRPr="003F71C5">
        <w:rPr>
          <w:rFonts w:ascii="Calibri" w:hAnsi="Calibri"/>
          <w:sz w:val="24"/>
          <w:szCs w:val="24"/>
          <w:lang w:val="en-US"/>
        </w:rPr>
        <w:t xml:space="preserve"> by one and of course, it decreases by dying. </w:t>
      </w:r>
    </w:p>
    <w:p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bomber, hero, will be as the following:</w:t>
      </w:r>
    </w:p>
    <w:p w:rsidR="00FA00E7" w:rsidRDefault="00780D16" w:rsidP="00FA00E7">
      <w:pPr>
        <w:pStyle w:val="Body"/>
        <w:spacing w:line="480" w:lineRule="auto"/>
        <w:ind w:left="295" w:firstLine="425"/>
        <w:jc w:val="both"/>
        <w:rPr>
          <w:rFonts w:ascii="Calibri" w:hAnsi="Calibri"/>
          <w:sz w:val="24"/>
          <w:szCs w:val="24"/>
          <w:lang w:val="en-US"/>
        </w:rPr>
      </w:pPr>
      <w:r w:rsidRPr="003F71C5">
        <w:rPr>
          <w:rFonts w:ascii="Calibri" w:hAnsi="Calibri"/>
          <w:sz w:val="24"/>
          <w:szCs w:val="24"/>
          <w:lang w:val="en-US"/>
        </w:rPr>
        <w:t xml:space="preserve"> </w:t>
      </w:r>
      <w:r w:rsidR="00FA00E7" w:rsidRPr="003F71C5">
        <w:rPr>
          <w:rFonts w:ascii="Calibri" w:hAnsi="Calibri"/>
          <w:noProof/>
          <w:sz w:val="24"/>
          <w:szCs w:val="24"/>
          <w:lang w:val="en-US" w:eastAsia="en-US"/>
        </w:rPr>
        <w:drawing>
          <wp:inline distT="0" distB="0" distL="0" distR="0">
            <wp:extent cx="57155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1550" cy="502964"/>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3</w:t>
      </w:r>
      <w:r w:rsidRPr="00826317">
        <w:rPr>
          <w:rFonts w:ascii="Calibri" w:hAnsi="Calibri"/>
          <w:b/>
          <w:bCs/>
          <w:sz w:val="20"/>
          <w:szCs w:val="20"/>
          <w:lang w:val="en-US"/>
        </w:rPr>
        <w:t xml:space="preserve">: </w:t>
      </w:r>
      <w:r>
        <w:rPr>
          <w:rFonts w:ascii="Calibri" w:hAnsi="Calibri"/>
          <w:b/>
          <w:bCs/>
          <w:sz w:val="20"/>
          <w:szCs w:val="20"/>
          <w:lang w:val="en-US"/>
        </w:rPr>
        <w:t>Hero image</w:t>
      </w:r>
      <w:r w:rsidRPr="00826317">
        <w:rPr>
          <w:rFonts w:ascii="Calibri" w:hAnsi="Calibri"/>
          <w:b/>
          <w:bCs/>
          <w:sz w:val="20"/>
          <w:szCs w:val="20"/>
          <w:lang w:val="en-US"/>
        </w:rPr>
        <w:t xml:space="preserve"> [1]</w:t>
      </w:r>
    </w:p>
    <w:p w:rsidR="00826317" w:rsidRPr="003F71C5" w:rsidRDefault="00826317" w:rsidP="00826317">
      <w:pPr>
        <w:pStyle w:val="Body"/>
        <w:spacing w:line="480" w:lineRule="auto"/>
        <w:ind w:firstLine="295"/>
        <w:rPr>
          <w:rFonts w:ascii="Calibri" w:hAnsi="Calibri"/>
          <w:sz w:val="24"/>
          <w:szCs w:val="24"/>
          <w:lang w:val="en-US"/>
        </w:rPr>
      </w:pP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Bomber can die by being in the range of an exploding bomb, fail to kill all of the monsters and </w:t>
      </w:r>
      <w:r w:rsidR="00FF6EA9">
        <w:rPr>
          <w:rFonts w:ascii="Calibri" w:hAnsi="Calibri"/>
          <w:sz w:val="24"/>
          <w:szCs w:val="24"/>
          <w:lang w:val="en-US"/>
        </w:rPr>
        <w:t>to reach</w:t>
      </w:r>
      <w:r w:rsidRPr="003F71C5">
        <w:rPr>
          <w:rFonts w:ascii="Calibri" w:hAnsi="Calibri"/>
          <w:sz w:val="24"/>
          <w:szCs w:val="24"/>
          <w:lang w:val="en-US"/>
        </w:rPr>
        <w:t xml:space="preserve"> the door in the given time or touching to one of the monsters. </w:t>
      </w: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There are 2 types of monsters -slow and fast- in the game. The </w:t>
      </w:r>
      <w:r w:rsidR="006F0EE1" w:rsidRPr="003F71C5">
        <w:rPr>
          <w:rFonts w:ascii="Calibri" w:hAnsi="Calibri"/>
          <w:sz w:val="24"/>
          <w:szCs w:val="24"/>
          <w:lang w:val="en-US"/>
        </w:rPr>
        <w:t>number of the monsters from these types changes</w:t>
      </w:r>
      <w:r w:rsidRPr="003F71C5">
        <w:rPr>
          <w:rFonts w:ascii="Calibri" w:hAnsi="Calibri"/>
          <w:sz w:val="24"/>
          <w:szCs w:val="24"/>
          <w:lang w:val="en-US"/>
        </w:rPr>
        <w:t xml:space="preserve"> according to the level. Total </w:t>
      </w:r>
      <w:r w:rsidR="006F0EE1" w:rsidRPr="003F71C5">
        <w:rPr>
          <w:rFonts w:ascii="Calibri" w:hAnsi="Calibri"/>
          <w:sz w:val="24"/>
          <w:szCs w:val="24"/>
          <w:lang w:val="en-US"/>
        </w:rPr>
        <w:t>number of monsters also changes</w:t>
      </w:r>
      <w:r w:rsidRPr="003F71C5">
        <w:rPr>
          <w:rFonts w:ascii="Calibri" w:hAnsi="Calibri"/>
          <w:sz w:val="24"/>
          <w:szCs w:val="24"/>
          <w:lang w:val="en-US"/>
        </w:rPr>
        <w:t xml:space="preserve"> according to the level.</w:t>
      </w:r>
    </w:p>
    <w:p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slow monster will be as the following:</w:t>
      </w:r>
    </w:p>
    <w:p w:rsidR="00FA00E7" w:rsidRDefault="00FA00E7" w:rsidP="00FA00E7">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extent cx="609653" cy="541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Monster.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9653" cy="541067"/>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4</w:t>
      </w:r>
      <w:r w:rsidRPr="00826317">
        <w:rPr>
          <w:rFonts w:ascii="Calibri" w:hAnsi="Calibri"/>
          <w:b/>
          <w:bCs/>
          <w:sz w:val="20"/>
          <w:szCs w:val="20"/>
          <w:lang w:val="en-US"/>
        </w:rPr>
        <w:t xml:space="preserve">: </w:t>
      </w:r>
      <w:r>
        <w:rPr>
          <w:rFonts w:ascii="Calibri" w:hAnsi="Calibri"/>
          <w:b/>
          <w:bCs/>
          <w:sz w:val="20"/>
          <w:szCs w:val="20"/>
          <w:lang w:val="en-US"/>
        </w:rPr>
        <w:t>Slow monster image</w:t>
      </w:r>
      <w:r w:rsidRPr="00826317">
        <w:rPr>
          <w:rFonts w:ascii="Calibri" w:hAnsi="Calibri"/>
          <w:b/>
          <w:bCs/>
          <w:sz w:val="20"/>
          <w:szCs w:val="20"/>
          <w:lang w:val="en-US"/>
        </w:rPr>
        <w:t xml:space="preserve"> [1]</w:t>
      </w:r>
    </w:p>
    <w:p w:rsidR="00826317" w:rsidRPr="003F71C5" w:rsidRDefault="00826317" w:rsidP="00FA00E7">
      <w:pPr>
        <w:pStyle w:val="Body"/>
        <w:spacing w:line="480" w:lineRule="auto"/>
        <w:ind w:left="295" w:firstLine="425"/>
        <w:jc w:val="both"/>
        <w:rPr>
          <w:rFonts w:ascii="Calibri" w:hAnsi="Calibri"/>
          <w:sz w:val="24"/>
          <w:szCs w:val="24"/>
          <w:lang w:val="en-US"/>
        </w:rPr>
      </w:pPr>
    </w:p>
    <w:p w:rsidR="00FA00E7" w:rsidRPr="003F71C5" w:rsidRDefault="00FA00E7" w:rsidP="00FA00E7">
      <w:pPr>
        <w:pStyle w:val="Body"/>
        <w:spacing w:line="480" w:lineRule="auto"/>
        <w:ind w:left="295"/>
        <w:jc w:val="both"/>
        <w:rPr>
          <w:rFonts w:ascii="Calibri" w:hAnsi="Calibri"/>
          <w:sz w:val="24"/>
          <w:szCs w:val="24"/>
          <w:lang w:val="en-US"/>
        </w:rPr>
      </w:pPr>
      <w:r w:rsidRPr="003F71C5">
        <w:rPr>
          <w:rFonts w:ascii="Calibri" w:hAnsi="Calibri"/>
          <w:sz w:val="24"/>
          <w:szCs w:val="24"/>
          <w:lang w:val="en-US"/>
        </w:rPr>
        <w:t>The fast monster will be as the following:</w:t>
      </w:r>
    </w:p>
    <w:p w:rsidR="00FA00E7" w:rsidRDefault="00FA00E7" w:rsidP="00FA00E7">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extent cx="571550" cy="502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Monst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1550" cy="502964"/>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5</w:t>
      </w:r>
      <w:r w:rsidRPr="00826317">
        <w:rPr>
          <w:rFonts w:ascii="Calibri" w:hAnsi="Calibri"/>
          <w:b/>
          <w:bCs/>
          <w:sz w:val="20"/>
          <w:szCs w:val="20"/>
          <w:lang w:val="en-US"/>
        </w:rPr>
        <w:t xml:space="preserve">: </w:t>
      </w:r>
      <w:r>
        <w:rPr>
          <w:rFonts w:ascii="Calibri" w:hAnsi="Calibri"/>
          <w:b/>
          <w:bCs/>
          <w:sz w:val="20"/>
          <w:szCs w:val="20"/>
          <w:lang w:val="en-US"/>
        </w:rPr>
        <w:t>Fast monster image</w:t>
      </w:r>
      <w:r w:rsidRPr="00826317">
        <w:rPr>
          <w:rFonts w:ascii="Calibri" w:hAnsi="Calibri"/>
          <w:b/>
          <w:bCs/>
          <w:sz w:val="20"/>
          <w:szCs w:val="20"/>
          <w:lang w:val="en-US"/>
        </w:rPr>
        <w:t xml:space="preserve"> [1]</w:t>
      </w:r>
    </w:p>
    <w:p w:rsidR="00826317" w:rsidRPr="003F71C5" w:rsidRDefault="00826317" w:rsidP="00FA00E7">
      <w:pPr>
        <w:pStyle w:val="Body"/>
        <w:spacing w:line="480" w:lineRule="auto"/>
        <w:ind w:left="295" w:firstLine="425"/>
        <w:jc w:val="both"/>
        <w:rPr>
          <w:rFonts w:ascii="Calibri" w:hAnsi="Calibri"/>
          <w:sz w:val="24"/>
          <w:szCs w:val="24"/>
          <w:lang w:val="en-US"/>
        </w:rPr>
      </w:pP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There are 2 types of walls in the game. One of them can never be destroyed by bombs, the other can. Their design changes according to the type of the wall and of course all of the </w:t>
      </w:r>
      <w:r w:rsidR="00116446">
        <w:rPr>
          <w:rFonts w:ascii="Calibri" w:hAnsi="Calibri"/>
          <w:sz w:val="24"/>
          <w:szCs w:val="24"/>
          <w:lang w:val="en-US"/>
        </w:rPr>
        <w:t>bonuses</w:t>
      </w:r>
      <w:r w:rsidRPr="003F71C5">
        <w:rPr>
          <w:rFonts w:ascii="Calibri" w:hAnsi="Calibri"/>
          <w:sz w:val="24"/>
          <w:szCs w:val="24"/>
          <w:lang w:val="en-US"/>
        </w:rPr>
        <w:t xml:space="preserve"> are in the walls that can be destroyed.</w:t>
      </w:r>
    </w:p>
    <w:p w:rsidR="002D1E66" w:rsidRPr="003F71C5" w:rsidRDefault="002D1E66" w:rsidP="002D1E66">
      <w:pPr>
        <w:pStyle w:val="Body"/>
        <w:spacing w:line="480" w:lineRule="auto"/>
        <w:ind w:left="295"/>
        <w:jc w:val="both"/>
        <w:rPr>
          <w:rFonts w:ascii="Calibri" w:hAnsi="Calibri"/>
          <w:sz w:val="24"/>
          <w:szCs w:val="24"/>
          <w:lang w:val="en-US"/>
        </w:rPr>
      </w:pPr>
      <w:r w:rsidRPr="003F71C5">
        <w:rPr>
          <w:rFonts w:ascii="Calibri" w:hAnsi="Calibri"/>
          <w:sz w:val="24"/>
          <w:szCs w:val="24"/>
          <w:lang w:val="en-US"/>
        </w:rPr>
        <w:lastRenderedPageBreak/>
        <w:t>The destroyable wall will be as the following:</w:t>
      </w:r>
    </w:p>
    <w:p w:rsidR="002D1E66" w:rsidRDefault="002D1E66" w:rsidP="002D1E66">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extent cx="579170" cy="45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able.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9170" cy="457240"/>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6</w:t>
      </w:r>
      <w:r w:rsidRPr="00826317">
        <w:rPr>
          <w:rFonts w:ascii="Calibri" w:hAnsi="Calibri"/>
          <w:b/>
          <w:bCs/>
          <w:sz w:val="20"/>
          <w:szCs w:val="20"/>
          <w:lang w:val="en-US"/>
        </w:rPr>
        <w:t xml:space="preserve">: </w:t>
      </w:r>
      <w:r>
        <w:rPr>
          <w:rFonts w:ascii="Calibri" w:hAnsi="Calibri"/>
          <w:b/>
          <w:bCs/>
          <w:sz w:val="20"/>
          <w:szCs w:val="20"/>
          <w:lang w:val="en-US"/>
        </w:rPr>
        <w:t>Destroyable wall image</w:t>
      </w:r>
      <w:r w:rsidRPr="00826317">
        <w:rPr>
          <w:rFonts w:ascii="Calibri" w:hAnsi="Calibri"/>
          <w:b/>
          <w:bCs/>
          <w:sz w:val="20"/>
          <w:szCs w:val="20"/>
          <w:lang w:val="en-US"/>
        </w:rPr>
        <w:t xml:space="preserve"> [1]</w:t>
      </w:r>
    </w:p>
    <w:p w:rsidR="00826317" w:rsidRPr="003F71C5" w:rsidRDefault="00826317" w:rsidP="002D1E66">
      <w:pPr>
        <w:pStyle w:val="Body"/>
        <w:spacing w:line="480" w:lineRule="auto"/>
        <w:ind w:left="295" w:firstLine="425"/>
        <w:jc w:val="both"/>
        <w:rPr>
          <w:rFonts w:ascii="Calibri" w:hAnsi="Calibri"/>
          <w:sz w:val="24"/>
          <w:szCs w:val="24"/>
          <w:lang w:val="en-US"/>
        </w:rPr>
      </w:pPr>
    </w:p>
    <w:p w:rsidR="002D1E66" w:rsidRPr="003F71C5" w:rsidRDefault="002D1E66" w:rsidP="002D1E66">
      <w:pPr>
        <w:pStyle w:val="Body"/>
        <w:spacing w:line="480" w:lineRule="auto"/>
        <w:ind w:left="295"/>
        <w:jc w:val="both"/>
        <w:rPr>
          <w:rFonts w:ascii="Calibri" w:hAnsi="Calibri"/>
          <w:sz w:val="24"/>
          <w:szCs w:val="24"/>
          <w:lang w:val="en-US"/>
        </w:rPr>
      </w:pPr>
      <w:r w:rsidRPr="003F71C5">
        <w:rPr>
          <w:rFonts w:ascii="Calibri" w:hAnsi="Calibri"/>
          <w:sz w:val="24"/>
          <w:szCs w:val="24"/>
          <w:lang w:val="en-US"/>
        </w:rPr>
        <w:t xml:space="preserve">The </w:t>
      </w:r>
      <w:r w:rsidR="008145CB">
        <w:rPr>
          <w:rFonts w:ascii="Calibri" w:hAnsi="Calibri"/>
          <w:sz w:val="24"/>
          <w:szCs w:val="24"/>
          <w:lang w:val="en-US"/>
        </w:rPr>
        <w:t>non</w:t>
      </w:r>
      <w:r w:rsidRPr="003F71C5">
        <w:rPr>
          <w:rFonts w:ascii="Calibri" w:hAnsi="Calibri"/>
          <w:sz w:val="24"/>
          <w:szCs w:val="24"/>
          <w:lang w:val="en-US"/>
        </w:rPr>
        <w:t>-destroyable wall will be as the following:</w:t>
      </w:r>
    </w:p>
    <w:p w:rsidR="002D1E66" w:rsidRDefault="002D1E66" w:rsidP="002D1E66">
      <w:pPr>
        <w:pStyle w:val="Body"/>
        <w:spacing w:line="480" w:lineRule="auto"/>
        <w:ind w:left="295" w:firstLine="425"/>
        <w:jc w:val="both"/>
        <w:rPr>
          <w:rFonts w:ascii="Calibri" w:hAnsi="Calibri"/>
          <w:sz w:val="24"/>
          <w:szCs w:val="24"/>
          <w:lang w:val="en-US"/>
        </w:rPr>
      </w:pPr>
      <w:r w:rsidRPr="003F71C5">
        <w:rPr>
          <w:rFonts w:ascii="Calibri" w:hAnsi="Calibri"/>
          <w:noProof/>
          <w:sz w:val="24"/>
          <w:szCs w:val="24"/>
          <w:lang w:val="en-US" w:eastAsia="en-US"/>
        </w:rPr>
        <w:drawing>
          <wp:inline distT="0" distB="0" distL="0" distR="0">
            <wp:extent cx="579170" cy="480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stroyabl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9170" cy="480102"/>
                    </a:xfrm>
                    <a:prstGeom prst="rect">
                      <a:avLst/>
                    </a:prstGeom>
                  </pic:spPr>
                </pic:pic>
              </a:graphicData>
            </a:graphic>
          </wp:inline>
        </w:drawing>
      </w:r>
    </w:p>
    <w:p w:rsidR="00826317" w:rsidRDefault="00826317" w:rsidP="00826317">
      <w:pPr>
        <w:pStyle w:val="Body"/>
        <w:spacing w:line="480" w:lineRule="auto"/>
        <w:ind w:firstLine="295"/>
        <w:rPr>
          <w:rFonts w:ascii="Calibri" w:hAnsi="Calibri"/>
          <w:b/>
          <w:bCs/>
          <w:sz w:val="20"/>
          <w:szCs w:val="20"/>
          <w:lang w:val="en-US"/>
        </w:rPr>
      </w:pPr>
      <w:r w:rsidRPr="00826317">
        <w:rPr>
          <w:rFonts w:ascii="Calibri" w:hAnsi="Calibri"/>
          <w:b/>
          <w:bCs/>
          <w:sz w:val="20"/>
          <w:szCs w:val="20"/>
          <w:lang w:val="en-US"/>
        </w:rPr>
        <w:t xml:space="preserve">Figure </w:t>
      </w:r>
      <w:r>
        <w:rPr>
          <w:rFonts w:ascii="Calibri" w:hAnsi="Calibri"/>
          <w:b/>
          <w:bCs/>
          <w:sz w:val="20"/>
          <w:szCs w:val="20"/>
          <w:lang w:val="en-US"/>
        </w:rPr>
        <w:t>7</w:t>
      </w:r>
      <w:r w:rsidRPr="00826317">
        <w:rPr>
          <w:rFonts w:ascii="Calibri" w:hAnsi="Calibri"/>
          <w:b/>
          <w:bCs/>
          <w:sz w:val="20"/>
          <w:szCs w:val="20"/>
          <w:lang w:val="en-US"/>
        </w:rPr>
        <w:t xml:space="preserve">: </w:t>
      </w:r>
      <w:r w:rsidR="008145CB">
        <w:rPr>
          <w:rFonts w:ascii="Calibri" w:hAnsi="Calibri"/>
          <w:b/>
          <w:bCs/>
          <w:sz w:val="20"/>
          <w:szCs w:val="20"/>
          <w:lang w:val="en-US"/>
        </w:rPr>
        <w:t>Non</w:t>
      </w:r>
      <w:r>
        <w:rPr>
          <w:rFonts w:ascii="Calibri" w:hAnsi="Calibri"/>
          <w:b/>
          <w:bCs/>
          <w:sz w:val="20"/>
          <w:szCs w:val="20"/>
          <w:lang w:val="en-US"/>
        </w:rPr>
        <w:t>-destroyable wall image</w:t>
      </w:r>
      <w:r w:rsidRPr="00826317">
        <w:rPr>
          <w:rFonts w:ascii="Calibri" w:hAnsi="Calibri"/>
          <w:b/>
          <w:bCs/>
          <w:sz w:val="20"/>
          <w:szCs w:val="20"/>
          <w:lang w:val="en-US"/>
        </w:rPr>
        <w:t xml:space="preserve"> [1]</w:t>
      </w:r>
    </w:p>
    <w:p w:rsidR="00826317" w:rsidRPr="003F71C5" w:rsidRDefault="00826317" w:rsidP="002D1E66">
      <w:pPr>
        <w:pStyle w:val="Body"/>
        <w:spacing w:line="480" w:lineRule="auto"/>
        <w:ind w:left="295" w:firstLine="425"/>
        <w:jc w:val="both"/>
        <w:rPr>
          <w:rFonts w:ascii="Calibri" w:hAnsi="Calibri"/>
          <w:sz w:val="24"/>
          <w:szCs w:val="24"/>
          <w:lang w:val="en-US"/>
        </w:rPr>
      </w:pPr>
    </w:p>
    <w:p w:rsidR="00415CA4" w:rsidRPr="003F71C5" w:rsidRDefault="001D2A06" w:rsidP="003F71C5">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Number of blocks will be definite for each level. However, the blocks will be distributed randomly on the map. Of course there will be some constraints for the distribution of the walls to provide a more homogenous map. </w:t>
      </w:r>
    </w:p>
    <w:p w:rsidR="00415CA4" w:rsidRPr="003F71C5" w:rsidRDefault="001D2A06" w:rsidP="004D2323">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To pass a level, bomber need to kill all of the monsters and find the secret door inside of one of the wall blocks in the given time. </w:t>
      </w:r>
    </w:p>
    <w:p w:rsidR="00AC2DE8" w:rsidRPr="003F71C5" w:rsidRDefault="001D2A06" w:rsidP="00AC2DE8">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To finish the game, bomber should pass 3 levels of maps or spend all of his lives.</w:t>
      </w:r>
    </w:p>
    <w:p w:rsidR="00415CA4" w:rsidRPr="003F71C5" w:rsidRDefault="001D2A06" w:rsidP="00AC2DE8">
      <w:pPr>
        <w:pStyle w:val="Body"/>
        <w:numPr>
          <w:ilvl w:val="0"/>
          <w:numId w:val="4"/>
        </w:numPr>
        <w:spacing w:line="480" w:lineRule="auto"/>
        <w:jc w:val="both"/>
        <w:rPr>
          <w:rFonts w:ascii="Calibri" w:hAnsi="Calibri"/>
          <w:sz w:val="24"/>
          <w:szCs w:val="24"/>
          <w:lang w:val="en-US"/>
        </w:rPr>
      </w:pPr>
      <w:r w:rsidRPr="003F71C5">
        <w:rPr>
          <w:rFonts w:ascii="Calibri" w:hAnsi="Calibri"/>
          <w:sz w:val="24"/>
          <w:szCs w:val="24"/>
          <w:lang w:val="en-US"/>
        </w:rPr>
        <w:t xml:space="preserve">During the game, user earns some points with destroying walls, killing monsters, taking </w:t>
      </w:r>
      <w:r w:rsidR="00116446">
        <w:rPr>
          <w:rFonts w:ascii="Calibri" w:hAnsi="Calibri"/>
          <w:sz w:val="24"/>
          <w:szCs w:val="24"/>
          <w:lang w:val="en-US"/>
        </w:rPr>
        <w:t>bonuses</w:t>
      </w:r>
      <w:r w:rsidRPr="003F71C5">
        <w:rPr>
          <w:rFonts w:ascii="Calibri" w:hAnsi="Calibri"/>
          <w:sz w:val="24"/>
          <w:szCs w:val="24"/>
          <w:lang w:val="en-US"/>
        </w:rPr>
        <w:t xml:space="preserve"> or passing levels. At the end of the game, the collected point is put in high-score list if it is one of the highest 10 scores ever played on that computer.</w:t>
      </w:r>
    </w:p>
    <w:p w:rsidR="00DB7C7B" w:rsidRPr="003F71C5" w:rsidRDefault="00DB7C7B" w:rsidP="00573ADD">
      <w:pPr>
        <w:pStyle w:val="Heading2"/>
        <w:rPr>
          <w:rFonts w:ascii="Calibri" w:hAnsi="Calibri"/>
        </w:rPr>
      </w:pPr>
    </w:p>
    <w:p w:rsidR="00415CA4" w:rsidRPr="003F71C5" w:rsidRDefault="001D2A06" w:rsidP="00DB7C7B">
      <w:pPr>
        <w:pStyle w:val="Heading1"/>
        <w:numPr>
          <w:ilvl w:val="0"/>
          <w:numId w:val="19"/>
        </w:numPr>
        <w:rPr>
          <w:rFonts w:ascii="Calibri" w:hAnsi="Calibri"/>
          <w:sz w:val="32"/>
          <w:szCs w:val="32"/>
        </w:rPr>
      </w:pPr>
      <w:bookmarkStart w:id="3" w:name="_Toc445064061"/>
      <w:r w:rsidRPr="003F71C5">
        <w:rPr>
          <w:rFonts w:ascii="Calibri" w:hAnsi="Calibri"/>
          <w:sz w:val="32"/>
          <w:szCs w:val="32"/>
        </w:rPr>
        <w:t>Functional Requirements</w:t>
      </w:r>
      <w:bookmarkEnd w:id="3"/>
    </w:p>
    <w:p w:rsidR="00415CA4" w:rsidRPr="003F71C5" w:rsidRDefault="001D2A06" w:rsidP="004D2323">
      <w:pPr>
        <w:pStyle w:val="Heading3"/>
        <w:spacing w:line="480" w:lineRule="auto"/>
        <w:rPr>
          <w:rFonts w:ascii="Calibri" w:hAnsi="Calibri"/>
        </w:rPr>
      </w:pPr>
      <w:bookmarkStart w:id="4" w:name="_Toc445064062"/>
      <w:r w:rsidRPr="003F71C5">
        <w:rPr>
          <w:rFonts w:ascii="Calibri" w:hAnsi="Calibri"/>
        </w:rPr>
        <w:t>New Game</w:t>
      </w:r>
      <w:bookmarkEnd w:id="4"/>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The player will start to play a game by </w:t>
      </w:r>
      <w:commentRangeStart w:id="5"/>
      <w:r w:rsidRPr="003F71C5">
        <w:rPr>
          <w:rFonts w:ascii="Calibri" w:hAnsi="Calibri"/>
          <w:sz w:val="24"/>
          <w:szCs w:val="24"/>
          <w:lang w:val="en-US"/>
        </w:rPr>
        <w:t xml:space="preserve">choosing “New Game” from the main menu </w:t>
      </w:r>
      <w:commentRangeEnd w:id="5"/>
      <w:r w:rsidR="000119C8">
        <w:rPr>
          <w:rStyle w:val="CommentReference"/>
          <w:rFonts w:ascii="Times New Roman" w:hAnsi="Times New Roman" w:cs="Times New Roman"/>
          <w:color w:val="auto"/>
          <w:lang w:val="en-US" w:eastAsia="en-US"/>
        </w:rPr>
        <w:commentReference w:id="5"/>
      </w:r>
      <w:r w:rsidRPr="003F71C5">
        <w:rPr>
          <w:rFonts w:ascii="Calibri" w:hAnsi="Calibri"/>
          <w:sz w:val="24"/>
          <w:szCs w:val="24"/>
          <w:lang w:val="en-US"/>
        </w:rPr>
        <w:t>of the game. The game will start from the very first level that is already prepared by the developers.</w:t>
      </w:r>
    </w:p>
    <w:p w:rsidR="00415CA4" w:rsidRPr="003F71C5" w:rsidRDefault="001D2A06" w:rsidP="004D2323">
      <w:pPr>
        <w:pStyle w:val="Heading3"/>
        <w:spacing w:line="480" w:lineRule="auto"/>
        <w:rPr>
          <w:rFonts w:ascii="Calibri" w:hAnsi="Calibri"/>
        </w:rPr>
      </w:pPr>
      <w:bookmarkStart w:id="6" w:name="_Toc445064063"/>
      <w:r w:rsidRPr="003F71C5">
        <w:rPr>
          <w:rFonts w:ascii="Calibri" w:hAnsi="Calibri"/>
        </w:rPr>
        <w:lastRenderedPageBreak/>
        <w:t>Play Game</w:t>
      </w:r>
      <w:bookmarkEnd w:id="6"/>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The game starts by locating the main character to the top left corner of the map to each level. The map is in form of a maze and its difficulty changes according to the level. The monsters in the field distributed and move randomly. Speed of the monsters again changes according to the level and different type of monsters will be seen in high levels. Their only aim is to touch to the main character and kill him. The main character should kill all of the monsters in the map before </w:t>
      </w:r>
      <w:r w:rsidR="006F0EE1" w:rsidRPr="003F71C5">
        <w:rPr>
          <w:rFonts w:ascii="Calibri" w:hAnsi="Calibri"/>
          <w:sz w:val="24"/>
          <w:szCs w:val="24"/>
          <w:lang w:val="en-US"/>
        </w:rPr>
        <w:t>losing</w:t>
      </w:r>
      <w:r w:rsidRPr="003F71C5">
        <w:rPr>
          <w:rFonts w:ascii="Calibri" w:hAnsi="Calibri"/>
          <w:sz w:val="24"/>
          <w:szCs w:val="24"/>
          <w:lang w:val="en-US"/>
        </w:rPr>
        <w:t xml:space="preserve"> all of his lives. By default, the main character will start to the game with 3 lives that will give him a chance to die 3 times before loosing the game. To kill a monster, bomber should plant a bomb to a location that possibly a monster will be in the range of it. With only one bomb, it is possible to kill multiple monsters if they are all in the range of the bomb. Additionally, bomber can be stuck in an area but there will be some walls that can be destroyed by bombs and some others that cannot. By destroying the walls, bomber can open a way for himself. In the same time, bonuses will be hidden in these destroyable walls randomly. To reach a bonus, bomber should first destroy the wall. A bomb can both destroy a wall and kill some monsters if there is any in the range of it in the same time. To finish a level of the game successfully, bomber should both find the secret door that is hidden in one of the destroyable walls and kill all of the monsters. </w:t>
      </w:r>
      <w:r w:rsidR="00FF6EA9">
        <w:rPr>
          <w:rFonts w:ascii="Calibri" w:hAnsi="Calibri"/>
          <w:sz w:val="24"/>
          <w:szCs w:val="24"/>
          <w:lang w:val="en-US"/>
        </w:rPr>
        <w:t>The crucial point is that, he door is placed under one of the destroyable walls after the user kills all of the monsters</w:t>
      </w:r>
      <w:r w:rsidRPr="003F71C5">
        <w:rPr>
          <w:rFonts w:ascii="Calibri" w:hAnsi="Calibri"/>
          <w:sz w:val="24"/>
          <w:szCs w:val="24"/>
          <w:lang w:val="en-US"/>
        </w:rPr>
        <w:t xml:space="preserve">. After passing from the door, the game will load the next level if there is one. If the user passes the last level, or die before succeeding in the game, he will see a menu if his score is one of the highest 10 and he will be able to save his score with a name. </w:t>
      </w:r>
    </w:p>
    <w:p w:rsidR="00415CA4" w:rsidRPr="003F71C5" w:rsidRDefault="001D2A06" w:rsidP="004D2323">
      <w:pPr>
        <w:pStyle w:val="Heading3"/>
        <w:spacing w:line="480" w:lineRule="auto"/>
        <w:rPr>
          <w:rFonts w:ascii="Calibri" w:hAnsi="Calibri"/>
        </w:rPr>
      </w:pPr>
      <w:bookmarkStart w:id="7" w:name="_Toc445064064"/>
      <w:r w:rsidRPr="003F71C5">
        <w:rPr>
          <w:rFonts w:ascii="Calibri" w:hAnsi="Calibri"/>
        </w:rPr>
        <w:t>Save Game</w:t>
      </w:r>
      <w:bookmarkEnd w:id="7"/>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In any time of the game, user will be able to save the current state of the game with a name so that he can continue after a while if he needs to quit the game in that moment.</w:t>
      </w:r>
    </w:p>
    <w:p w:rsidR="00415CA4" w:rsidRPr="003F71C5" w:rsidRDefault="001D2A06" w:rsidP="004D2323">
      <w:pPr>
        <w:pStyle w:val="Heading3"/>
        <w:spacing w:line="480" w:lineRule="auto"/>
        <w:rPr>
          <w:rFonts w:ascii="Calibri" w:hAnsi="Calibri"/>
        </w:rPr>
      </w:pPr>
      <w:bookmarkStart w:id="8" w:name="_Toc445064065"/>
      <w:r w:rsidRPr="003F71C5">
        <w:rPr>
          <w:rFonts w:ascii="Calibri" w:hAnsi="Calibri"/>
        </w:rPr>
        <w:lastRenderedPageBreak/>
        <w:t>Load Game</w:t>
      </w:r>
      <w:bookmarkEnd w:id="8"/>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The user will be able to see his saved games by choosing “Load Game” from the main menu and we will list his saved games. After he choses one of the saved games, we will load it to the game.</w:t>
      </w:r>
    </w:p>
    <w:p w:rsidR="00415CA4" w:rsidRPr="003F71C5" w:rsidRDefault="001D2A06" w:rsidP="004D2323">
      <w:pPr>
        <w:pStyle w:val="Heading3"/>
        <w:spacing w:line="480" w:lineRule="auto"/>
        <w:rPr>
          <w:rFonts w:ascii="Calibri" w:hAnsi="Calibri"/>
        </w:rPr>
      </w:pPr>
      <w:bookmarkStart w:id="9" w:name="_Toc445064066"/>
      <w:r w:rsidRPr="003F71C5">
        <w:rPr>
          <w:rFonts w:ascii="Calibri" w:hAnsi="Calibri"/>
        </w:rPr>
        <w:t>Pause Game</w:t>
      </w:r>
      <w:bookmarkEnd w:id="9"/>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 xml:space="preserve">The user will be able to </w:t>
      </w:r>
      <w:r w:rsidR="000D37BA" w:rsidRPr="003F71C5">
        <w:rPr>
          <w:rFonts w:ascii="Calibri" w:hAnsi="Calibri"/>
          <w:sz w:val="24"/>
          <w:szCs w:val="24"/>
          <w:lang w:val="en-US"/>
        </w:rPr>
        <w:t>stop</w:t>
      </w:r>
      <w:r w:rsidRPr="003F71C5">
        <w:rPr>
          <w:rFonts w:ascii="Calibri" w:hAnsi="Calibri"/>
          <w:sz w:val="24"/>
          <w:szCs w:val="24"/>
          <w:lang w:val="en-US"/>
        </w:rPr>
        <w:t xml:space="preserve"> </w:t>
      </w:r>
      <w:r w:rsidR="000D37BA" w:rsidRPr="003F71C5">
        <w:rPr>
          <w:rFonts w:ascii="Calibri" w:hAnsi="Calibri"/>
          <w:sz w:val="24"/>
          <w:szCs w:val="24"/>
          <w:lang w:val="en-US"/>
        </w:rPr>
        <w:t>the</w:t>
      </w:r>
      <w:r w:rsidRPr="003F71C5">
        <w:rPr>
          <w:rFonts w:ascii="Calibri" w:hAnsi="Calibri"/>
          <w:sz w:val="24"/>
          <w:szCs w:val="24"/>
          <w:lang w:val="en-US"/>
        </w:rPr>
        <w:t xml:space="preserve"> game in anytime and do his urgent job if he should. The game will be paused if he pushes the button “Esc” from his keyboard or choose pause button from the screen of the game. He will see a push menu after paus</w:t>
      </w:r>
      <w:r w:rsidR="000D37BA" w:rsidRPr="003F71C5">
        <w:rPr>
          <w:rFonts w:ascii="Calibri" w:hAnsi="Calibri"/>
          <w:sz w:val="24"/>
          <w:szCs w:val="24"/>
          <w:lang w:val="en-US"/>
        </w:rPr>
        <w:t>e</w:t>
      </w:r>
      <w:r w:rsidRPr="003F71C5">
        <w:rPr>
          <w:rFonts w:ascii="Calibri" w:hAnsi="Calibri"/>
          <w:sz w:val="24"/>
          <w:szCs w:val="24"/>
          <w:lang w:val="en-US"/>
        </w:rPr>
        <w:t xml:space="preserve"> there will be the list of Save Game, Continue Game, Help, Return to Main Menu, and Quit.</w:t>
      </w:r>
    </w:p>
    <w:p w:rsidR="00415CA4" w:rsidRPr="003F71C5" w:rsidRDefault="001D2A06" w:rsidP="004D2323">
      <w:pPr>
        <w:pStyle w:val="Heading3"/>
        <w:spacing w:line="480" w:lineRule="auto"/>
        <w:rPr>
          <w:rFonts w:ascii="Calibri" w:hAnsi="Calibri"/>
        </w:rPr>
      </w:pPr>
      <w:bookmarkStart w:id="10" w:name="_Toc445064067"/>
      <w:r w:rsidRPr="003F71C5">
        <w:rPr>
          <w:rFonts w:ascii="Calibri" w:hAnsi="Calibri"/>
        </w:rPr>
        <w:t>Help</w:t>
      </w:r>
      <w:bookmarkEnd w:id="10"/>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For a user who is completely new to the game, help menu is crucial. Thus, it should be visible to him before starting to play a game. Additionally, it should be reachable while the user</w:t>
      </w:r>
      <w:ins w:id="11" w:author="ugur" w:date="2016-03-18T14:44:00Z">
        <w:r w:rsidR="000119C8">
          <w:rPr>
            <w:rFonts w:ascii="Calibri" w:hAnsi="Calibri"/>
            <w:sz w:val="24"/>
            <w:szCs w:val="24"/>
            <w:lang w:val="en-US"/>
          </w:rPr>
          <w:t xml:space="preserve"> is</w:t>
        </w:r>
      </w:ins>
      <w:r w:rsidRPr="003F71C5">
        <w:rPr>
          <w:rFonts w:ascii="Calibri" w:hAnsi="Calibri"/>
          <w:sz w:val="24"/>
          <w:szCs w:val="24"/>
          <w:lang w:val="en-US"/>
        </w:rPr>
        <w:t xml:space="preserve"> playing the game since he might want to check what a bonus is or simply how to move the character.</w:t>
      </w:r>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In the help menu, we will provide the information on the main aim generally, abilities of the character, bonuses, how to use them, and how to move the character.</w:t>
      </w:r>
    </w:p>
    <w:p w:rsidR="00415CA4" w:rsidRPr="003F71C5" w:rsidRDefault="001D2A06" w:rsidP="004D2323">
      <w:pPr>
        <w:pStyle w:val="Heading3"/>
        <w:spacing w:line="480" w:lineRule="auto"/>
        <w:rPr>
          <w:rFonts w:ascii="Calibri" w:hAnsi="Calibri"/>
        </w:rPr>
      </w:pPr>
      <w:bookmarkStart w:id="12" w:name="_Toc445064068"/>
      <w:r w:rsidRPr="003F71C5">
        <w:rPr>
          <w:rFonts w:ascii="Calibri" w:hAnsi="Calibri"/>
        </w:rPr>
        <w:t>High Scores</w:t>
      </w:r>
      <w:bookmarkEnd w:id="12"/>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The user will be able to see the high scores in the game by choosing High Scores from the main menu. High scores will be given in form of a table with their names. If there is no saved high score, it will give an appropriate message.</w:t>
      </w:r>
    </w:p>
    <w:p w:rsidR="00415CA4" w:rsidRPr="003F71C5" w:rsidRDefault="001D2A06" w:rsidP="004D2323">
      <w:pPr>
        <w:pStyle w:val="Heading3"/>
        <w:spacing w:line="480" w:lineRule="auto"/>
        <w:rPr>
          <w:rFonts w:ascii="Calibri" w:hAnsi="Calibri"/>
        </w:rPr>
      </w:pPr>
      <w:bookmarkStart w:id="13" w:name="_Toc445064069"/>
      <w:r w:rsidRPr="003F71C5">
        <w:rPr>
          <w:rFonts w:ascii="Calibri" w:hAnsi="Calibri"/>
        </w:rPr>
        <w:t>Options</w:t>
      </w:r>
      <w:bookmarkEnd w:id="13"/>
    </w:p>
    <w:p w:rsidR="00415CA4" w:rsidRPr="003F71C5" w:rsidRDefault="001D2A06" w:rsidP="004D2323">
      <w:pPr>
        <w:pStyle w:val="Body"/>
        <w:spacing w:line="480" w:lineRule="auto"/>
        <w:jc w:val="both"/>
        <w:rPr>
          <w:rFonts w:ascii="Calibri" w:hAnsi="Calibri"/>
          <w:sz w:val="24"/>
          <w:szCs w:val="24"/>
        </w:rPr>
      </w:pPr>
      <w:r w:rsidRPr="003F71C5">
        <w:rPr>
          <w:rFonts w:ascii="Calibri" w:hAnsi="Calibri"/>
          <w:sz w:val="24"/>
          <w:szCs w:val="24"/>
          <w:lang w:val="en-US"/>
        </w:rPr>
        <w:t>Options menu will be reachable from both main menu and pause menu. Through the options menu, user will be able to set character type, music (on/off), and effect sounds (on/off).</w:t>
      </w:r>
    </w:p>
    <w:p w:rsidR="00415CA4" w:rsidRPr="003F71C5" w:rsidRDefault="001D2A06" w:rsidP="004D2323">
      <w:pPr>
        <w:pStyle w:val="Heading3"/>
        <w:spacing w:line="480" w:lineRule="auto"/>
        <w:rPr>
          <w:rFonts w:ascii="Calibri" w:hAnsi="Calibri"/>
        </w:rPr>
      </w:pPr>
      <w:bookmarkStart w:id="14" w:name="_Toc445064070"/>
      <w:r w:rsidRPr="003F71C5">
        <w:rPr>
          <w:rFonts w:ascii="Calibri" w:hAnsi="Calibri"/>
        </w:rPr>
        <w:lastRenderedPageBreak/>
        <w:t>Credits</w:t>
      </w:r>
      <w:bookmarkEnd w:id="14"/>
    </w:p>
    <w:p w:rsidR="000D37BA" w:rsidRDefault="001D2A06" w:rsidP="000D37BA">
      <w:pPr>
        <w:pStyle w:val="Body"/>
        <w:spacing w:line="480" w:lineRule="auto"/>
        <w:jc w:val="both"/>
        <w:rPr>
          <w:rFonts w:ascii="Calibri" w:hAnsi="Calibri"/>
          <w:sz w:val="24"/>
          <w:szCs w:val="24"/>
          <w:lang w:val="en-US"/>
        </w:rPr>
      </w:pPr>
      <w:r w:rsidRPr="003F71C5">
        <w:rPr>
          <w:rFonts w:ascii="Calibri" w:hAnsi="Calibri"/>
          <w:sz w:val="24"/>
          <w:szCs w:val="24"/>
          <w:lang w:val="en-US"/>
        </w:rPr>
        <w:t>Credits on the game will be presented in “Credits” that is available on the main menu. It will include developer information, library names and version number.</w:t>
      </w:r>
    </w:p>
    <w:p w:rsidR="003569EB" w:rsidRPr="003F71C5" w:rsidRDefault="003569EB" w:rsidP="00DB7C7B">
      <w:pPr>
        <w:pStyle w:val="Heading1"/>
        <w:numPr>
          <w:ilvl w:val="0"/>
          <w:numId w:val="19"/>
        </w:numPr>
        <w:rPr>
          <w:rFonts w:ascii="Calibri" w:hAnsi="Calibri"/>
          <w:sz w:val="32"/>
          <w:szCs w:val="32"/>
        </w:rPr>
      </w:pPr>
      <w:bookmarkStart w:id="15" w:name="_Toc445064071"/>
      <w:r w:rsidRPr="003F71C5">
        <w:rPr>
          <w:rFonts w:ascii="Calibri" w:hAnsi="Calibri"/>
          <w:sz w:val="32"/>
          <w:szCs w:val="32"/>
        </w:rPr>
        <w:t>Nonfunctional Requirements</w:t>
      </w:r>
      <w:bookmarkEnd w:id="15"/>
    </w:p>
    <w:p w:rsidR="00573ADD" w:rsidRPr="003F71C5" w:rsidRDefault="00573ADD" w:rsidP="00573ADD">
      <w:pPr>
        <w:pStyle w:val="Body"/>
        <w:rPr>
          <w:rFonts w:ascii="Calibri" w:hAnsi="Calibri"/>
          <w:lang w:val="en-US"/>
        </w:rPr>
      </w:pPr>
    </w:p>
    <w:p w:rsidR="00D062ED" w:rsidRPr="003F71C5" w:rsidRDefault="00B34036" w:rsidP="00B34036">
      <w:pPr>
        <w:pStyle w:val="Heading2"/>
        <w:rPr>
          <w:rFonts w:ascii="Calibri" w:hAnsi="Calibri"/>
          <w:b w:val="0"/>
          <w:color w:val="499BC9" w:themeColor="accent1"/>
          <w:sz w:val="30"/>
          <w:szCs w:val="30"/>
        </w:rPr>
      </w:pPr>
      <w:bookmarkStart w:id="16" w:name="_Toc445064072"/>
      <w:r w:rsidRPr="003F71C5">
        <w:rPr>
          <w:rFonts w:ascii="Calibri" w:hAnsi="Calibri"/>
          <w:b w:val="0"/>
          <w:color w:val="499BC9" w:themeColor="accent1"/>
          <w:sz w:val="30"/>
          <w:szCs w:val="30"/>
        </w:rPr>
        <w:t xml:space="preserve">4.1 </w:t>
      </w:r>
      <w:r w:rsidR="003569EB" w:rsidRPr="003F71C5">
        <w:rPr>
          <w:rFonts w:ascii="Calibri" w:hAnsi="Calibri"/>
          <w:b w:val="0"/>
          <w:color w:val="499BC9" w:themeColor="accent1"/>
          <w:sz w:val="30"/>
          <w:szCs w:val="30"/>
        </w:rPr>
        <w:t>Performance Requirements</w:t>
      </w:r>
      <w:bookmarkEnd w:id="16"/>
    </w:p>
    <w:p w:rsidR="00D062ED" w:rsidRPr="003F71C5" w:rsidRDefault="00B4248E" w:rsidP="00B4248E">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In order to</w:t>
      </w:r>
      <w:r w:rsidR="004C2E4B" w:rsidRPr="003F71C5">
        <w:rPr>
          <w:rFonts w:ascii="Calibri" w:hAnsi="Calibri"/>
          <w:sz w:val="24"/>
          <w:szCs w:val="24"/>
        </w:rPr>
        <w:t xml:space="preserve"> </w:t>
      </w:r>
      <w:r w:rsidR="002E167E" w:rsidRPr="003F71C5">
        <w:rPr>
          <w:rFonts w:ascii="Calibri" w:hAnsi="Calibri"/>
          <w:sz w:val="24"/>
          <w:szCs w:val="24"/>
        </w:rPr>
        <w:t>have a smooth game flow</w:t>
      </w:r>
      <w:r w:rsidR="004C2E4B" w:rsidRPr="003F71C5">
        <w:rPr>
          <w:rFonts w:ascii="Calibri" w:hAnsi="Calibri"/>
          <w:sz w:val="24"/>
          <w:szCs w:val="24"/>
        </w:rPr>
        <w:t>,</w:t>
      </w:r>
      <w:r w:rsidR="009D2796" w:rsidRPr="003F71C5">
        <w:rPr>
          <w:rFonts w:ascii="Calibri" w:hAnsi="Calibri"/>
          <w:sz w:val="24"/>
          <w:szCs w:val="24"/>
        </w:rPr>
        <w:t xml:space="preserve"> the</w:t>
      </w:r>
      <w:r w:rsidR="004C2E4B" w:rsidRPr="003F71C5">
        <w:rPr>
          <w:rFonts w:ascii="Calibri" w:hAnsi="Calibri"/>
          <w:sz w:val="24"/>
          <w:szCs w:val="24"/>
        </w:rPr>
        <w:t xml:space="preserve"> software will handle the amount of throughput </w:t>
      </w:r>
      <w:r w:rsidR="00A65BAB" w:rsidRPr="003F71C5">
        <w:rPr>
          <w:rFonts w:ascii="Calibri" w:hAnsi="Calibri"/>
          <w:sz w:val="24"/>
          <w:szCs w:val="24"/>
        </w:rPr>
        <w:t xml:space="preserve">within the size </w:t>
      </w:r>
      <w:commentRangeStart w:id="17"/>
      <w:r w:rsidR="00A65BAB" w:rsidRPr="003F71C5">
        <w:rPr>
          <w:rFonts w:ascii="Calibri" w:hAnsi="Calibri"/>
          <w:sz w:val="24"/>
          <w:szCs w:val="24"/>
        </w:rPr>
        <w:t>1 MB in 1 second</w:t>
      </w:r>
      <w:commentRangeEnd w:id="17"/>
      <w:r w:rsidR="000119C8">
        <w:rPr>
          <w:rStyle w:val="CommentReference"/>
          <w:rFonts w:ascii="Times New Roman" w:hAnsi="Times New Roman" w:cs="Times New Roman"/>
          <w:color w:val="auto"/>
          <w:lang w:val="en-US" w:eastAsia="en-US"/>
        </w:rPr>
        <w:commentReference w:id="17"/>
      </w:r>
      <w:r w:rsidR="00A65BAB" w:rsidRPr="003F71C5">
        <w:rPr>
          <w:rFonts w:ascii="Calibri" w:hAnsi="Calibri"/>
          <w:sz w:val="24"/>
          <w:szCs w:val="24"/>
        </w:rPr>
        <w:t xml:space="preserve">, </w:t>
      </w:r>
      <w:r w:rsidR="004C2E4B" w:rsidRPr="003F71C5">
        <w:rPr>
          <w:rFonts w:ascii="Calibri" w:hAnsi="Calibri"/>
          <w:sz w:val="24"/>
          <w:szCs w:val="24"/>
        </w:rPr>
        <w:t>that is necessary for continuity of the game.</w:t>
      </w:r>
    </w:p>
    <w:p w:rsidR="00D062ED" w:rsidRPr="003F71C5" w:rsidRDefault="004C2E4B" w:rsidP="00D062ED">
      <w:pPr>
        <w:pStyle w:val="Body"/>
        <w:numPr>
          <w:ilvl w:val="0"/>
          <w:numId w:val="10"/>
        </w:numPr>
        <w:spacing w:line="480" w:lineRule="auto"/>
        <w:rPr>
          <w:rFonts w:ascii="Calibri" w:hAnsi="Calibri"/>
          <w:sz w:val="24"/>
          <w:szCs w:val="24"/>
          <w:u w:val="single"/>
        </w:rPr>
      </w:pPr>
      <w:commentRangeStart w:id="18"/>
      <w:r w:rsidRPr="003F71C5">
        <w:rPr>
          <w:rFonts w:ascii="Calibri" w:hAnsi="Calibri"/>
          <w:sz w:val="24"/>
          <w:szCs w:val="24"/>
        </w:rPr>
        <w:t xml:space="preserve">Response time </w:t>
      </w:r>
      <w:commentRangeEnd w:id="18"/>
      <w:r w:rsidR="003F6F34">
        <w:rPr>
          <w:rStyle w:val="CommentReference"/>
          <w:rFonts w:ascii="Times New Roman" w:hAnsi="Times New Roman" w:cs="Times New Roman"/>
          <w:color w:val="auto"/>
          <w:lang w:val="en-US" w:eastAsia="en-US"/>
        </w:rPr>
        <w:commentReference w:id="18"/>
      </w:r>
      <w:r w:rsidRPr="003F71C5">
        <w:rPr>
          <w:rFonts w:ascii="Calibri" w:hAnsi="Calibri"/>
          <w:sz w:val="24"/>
          <w:szCs w:val="24"/>
        </w:rPr>
        <w:t>will be low enough</w:t>
      </w:r>
      <w:r w:rsidR="002E167E" w:rsidRPr="003F71C5">
        <w:rPr>
          <w:rFonts w:ascii="Calibri" w:hAnsi="Calibri"/>
          <w:sz w:val="24"/>
          <w:szCs w:val="24"/>
        </w:rPr>
        <w:t xml:space="preserve"> so that it will never surpass 1 second</w:t>
      </w:r>
      <w:r w:rsidRPr="003F71C5">
        <w:rPr>
          <w:rFonts w:ascii="Calibri" w:hAnsi="Calibri"/>
          <w:sz w:val="24"/>
          <w:szCs w:val="24"/>
        </w:rPr>
        <w:t>.</w:t>
      </w:r>
    </w:p>
    <w:p w:rsidR="009D2796" w:rsidRPr="003F71C5" w:rsidRDefault="009D2796" w:rsidP="00D062ED">
      <w:pPr>
        <w:pStyle w:val="Body"/>
        <w:numPr>
          <w:ilvl w:val="0"/>
          <w:numId w:val="10"/>
        </w:numPr>
        <w:spacing w:line="480" w:lineRule="auto"/>
        <w:rPr>
          <w:rFonts w:ascii="Calibri" w:hAnsi="Calibri"/>
          <w:sz w:val="24"/>
          <w:szCs w:val="24"/>
          <w:u w:val="single"/>
        </w:rPr>
      </w:pPr>
      <w:r w:rsidRPr="003F71C5">
        <w:rPr>
          <w:rFonts w:ascii="Calibri" w:hAnsi="Calibri"/>
          <w:sz w:val="24"/>
          <w:szCs w:val="24"/>
        </w:rPr>
        <w:t>Highscores will be saved (written) to the txt file. Reading this data and creating highscore table will be fast</w:t>
      </w:r>
      <w:r w:rsidR="00916028" w:rsidRPr="003F71C5">
        <w:rPr>
          <w:rFonts w:ascii="Calibri" w:hAnsi="Calibri"/>
          <w:sz w:val="24"/>
          <w:szCs w:val="24"/>
        </w:rPr>
        <w:t>, it will not surpass 1 second</w:t>
      </w:r>
      <w:r w:rsidRPr="003F71C5">
        <w:rPr>
          <w:rFonts w:ascii="Calibri" w:hAnsi="Calibri"/>
          <w:sz w:val="24"/>
          <w:szCs w:val="24"/>
        </w:rPr>
        <w:t>.</w:t>
      </w:r>
    </w:p>
    <w:p w:rsidR="00932FFF" w:rsidRPr="003F71C5" w:rsidRDefault="00932FFF" w:rsidP="00932FFF">
      <w:pPr>
        <w:pStyle w:val="Body"/>
        <w:spacing w:line="480" w:lineRule="auto"/>
        <w:ind w:left="720"/>
        <w:rPr>
          <w:rFonts w:ascii="Calibri" w:hAnsi="Calibri"/>
          <w:sz w:val="24"/>
          <w:szCs w:val="24"/>
          <w:u w:val="single"/>
        </w:rPr>
      </w:pPr>
    </w:p>
    <w:p w:rsidR="00D062ED" w:rsidRPr="003F71C5" w:rsidRDefault="00B34036" w:rsidP="00B34036">
      <w:pPr>
        <w:pStyle w:val="Heading2"/>
        <w:rPr>
          <w:rFonts w:ascii="Calibri" w:hAnsi="Calibri"/>
          <w:b w:val="0"/>
          <w:color w:val="499BC9" w:themeColor="accent1"/>
          <w:sz w:val="30"/>
          <w:szCs w:val="30"/>
        </w:rPr>
      </w:pPr>
      <w:bookmarkStart w:id="19" w:name="_Toc445064073"/>
      <w:r w:rsidRPr="003F71C5">
        <w:rPr>
          <w:rFonts w:ascii="Calibri" w:hAnsi="Calibri"/>
          <w:b w:val="0"/>
          <w:color w:val="499BC9" w:themeColor="accent1"/>
          <w:sz w:val="30"/>
          <w:szCs w:val="30"/>
        </w:rPr>
        <w:t xml:space="preserve">4.2 </w:t>
      </w:r>
      <w:r w:rsidR="00D062ED" w:rsidRPr="003F71C5">
        <w:rPr>
          <w:rFonts w:ascii="Calibri" w:hAnsi="Calibri"/>
          <w:b w:val="0"/>
          <w:color w:val="499BC9" w:themeColor="accent1"/>
          <w:sz w:val="30"/>
          <w:szCs w:val="30"/>
        </w:rPr>
        <w:t>Reliability Requirements</w:t>
      </w:r>
      <w:bookmarkEnd w:id="19"/>
    </w:p>
    <w:p w:rsidR="00D062ED" w:rsidRPr="003F71C5" w:rsidRDefault="00896C1B" w:rsidP="00896C1B">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 xml:space="preserve">The game will be robust. </w:t>
      </w:r>
      <w:r w:rsidR="00341063" w:rsidRPr="003F71C5">
        <w:rPr>
          <w:rFonts w:ascii="Calibri" w:hAnsi="Calibri"/>
          <w:sz w:val="24"/>
          <w:szCs w:val="24"/>
        </w:rPr>
        <w:t>E</w:t>
      </w:r>
      <w:r w:rsidRPr="003F71C5">
        <w:rPr>
          <w:rFonts w:ascii="Calibri" w:hAnsi="Calibri"/>
          <w:sz w:val="24"/>
          <w:szCs w:val="24"/>
        </w:rPr>
        <w:t xml:space="preserve">mpty highscore list </w:t>
      </w:r>
      <w:r w:rsidR="00783ACD" w:rsidRPr="003F71C5">
        <w:rPr>
          <w:rFonts w:ascii="Calibri" w:hAnsi="Calibri"/>
          <w:sz w:val="24"/>
          <w:szCs w:val="24"/>
        </w:rPr>
        <w:t>will not be a problem while displaying highscore list.</w:t>
      </w:r>
    </w:p>
    <w:p w:rsidR="00D062ED" w:rsidRPr="003F71C5" w:rsidRDefault="00341063" w:rsidP="00D062ED">
      <w:pPr>
        <w:pStyle w:val="Body"/>
        <w:numPr>
          <w:ilvl w:val="0"/>
          <w:numId w:val="10"/>
        </w:numPr>
        <w:spacing w:line="480" w:lineRule="auto"/>
        <w:rPr>
          <w:rFonts w:ascii="Calibri" w:hAnsi="Calibri"/>
          <w:sz w:val="24"/>
          <w:szCs w:val="24"/>
          <w:u w:val="single"/>
        </w:rPr>
      </w:pPr>
      <w:r w:rsidRPr="003F71C5">
        <w:rPr>
          <w:rFonts w:ascii="Calibri" w:hAnsi="Calibri"/>
          <w:sz w:val="24"/>
          <w:szCs w:val="24"/>
        </w:rPr>
        <w:t>O</w:t>
      </w:r>
      <w:r w:rsidR="00BE5DAA" w:rsidRPr="003F71C5">
        <w:rPr>
          <w:rFonts w:ascii="Calibri" w:hAnsi="Calibri"/>
          <w:sz w:val="24"/>
          <w:szCs w:val="24"/>
        </w:rPr>
        <w:t xml:space="preserve">ption preferences, listed highscores </w:t>
      </w:r>
      <w:r w:rsidRPr="003F71C5">
        <w:rPr>
          <w:rFonts w:ascii="Calibri" w:hAnsi="Calibri"/>
          <w:sz w:val="24"/>
          <w:szCs w:val="24"/>
        </w:rPr>
        <w:t>and</w:t>
      </w:r>
      <w:r w:rsidR="00BE5DAA" w:rsidRPr="003F71C5">
        <w:rPr>
          <w:rFonts w:ascii="Calibri" w:hAnsi="Calibri"/>
          <w:sz w:val="24"/>
          <w:szCs w:val="24"/>
        </w:rPr>
        <w:t xml:space="preserve"> saved games will</w:t>
      </w:r>
      <w:r w:rsidRPr="003F71C5">
        <w:rPr>
          <w:rFonts w:ascii="Calibri" w:hAnsi="Calibri"/>
          <w:sz w:val="24"/>
          <w:szCs w:val="24"/>
        </w:rPr>
        <w:t xml:space="preserve"> be</w:t>
      </w:r>
      <w:r w:rsidR="00BE5DAA" w:rsidRPr="003F71C5">
        <w:rPr>
          <w:rFonts w:ascii="Calibri" w:hAnsi="Calibri"/>
          <w:sz w:val="24"/>
          <w:szCs w:val="24"/>
        </w:rPr>
        <w:t xml:space="preserve"> store</w:t>
      </w:r>
      <w:r w:rsidRPr="003F71C5">
        <w:rPr>
          <w:rFonts w:ascii="Calibri" w:hAnsi="Calibri"/>
          <w:sz w:val="24"/>
          <w:szCs w:val="24"/>
        </w:rPr>
        <w:t>d</w:t>
      </w:r>
      <w:r w:rsidR="00BE5DAA" w:rsidRPr="003F71C5">
        <w:rPr>
          <w:rFonts w:ascii="Calibri" w:hAnsi="Calibri"/>
          <w:sz w:val="24"/>
          <w:szCs w:val="24"/>
        </w:rPr>
        <w:t xml:space="preserve"> in files.</w:t>
      </w:r>
    </w:p>
    <w:p w:rsidR="00932FFF" w:rsidRPr="003F71C5" w:rsidRDefault="00932FFF" w:rsidP="00932FFF">
      <w:pPr>
        <w:pStyle w:val="Body"/>
        <w:spacing w:line="480" w:lineRule="auto"/>
        <w:ind w:left="720"/>
        <w:rPr>
          <w:rFonts w:ascii="Calibri" w:hAnsi="Calibri"/>
          <w:sz w:val="24"/>
          <w:szCs w:val="24"/>
          <w:u w:val="single"/>
        </w:rPr>
      </w:pPr>
    </w:p>
    <w:p w:rsidR="00D062ED" w:rsidRPr="003F71C5" w:rsidRDefault="00B34036" w:rsidP="00B34036">
      <w:pPr>
        <w:pStyle w:val="Heading2"/>
        <w:rPr>
          <w:rFonts w:ascii="Calibri" w:hAnsi="Calibri"/>
          <w:b w:val="0"/>
          <w:color w:val="499BC9" w:themeColor="accent1"/>
          <w:sz w:val="30"/>
          <w:szCs w:val="30"/>
        </w:rPr>
      </w:pPr>
      <w:bookmarkStart w:id="20" w:name="_Toc445064074"/>
      <w:r w:rsidRPr="003F71C5">
        <w:rPr>
          <w:rFonts w:ascii="Calibri" w:hAnsi="Calibri"/>
          <w:b w:val="0"/>
          <w:color w:val="499BC9" w:themeColor="accent1"/>
          <w:sz w:val="30"/>
          <w:szCs w:val="30"/>
        </w:rPr>
        <w:t xml:space="preserve">4.3 </w:t>
      </w:r>
      <w:r w:rsidR="00D062ED" w:rsidRPr="003F71C5">
        <w:rPr>
          <w:rFonts w:ascii="Calibri" w:hAnsi="Calibri"/>
          <w:b w:val="0"/>
          <w:color w:val="499BC9" w:themeColor="accent1"/>
          <w:sz w:val="30"/>
          <w:szCs w:val="30"/>
        </w:rPr>
        <w:t>Supportability Requirements</w:t>
      </w:r>
      <w:bookmarkEnd w:id="20"/>
    </w:p>
    <w:p w:rsidR="00D062ED" w:rsidRPr="003F71C5" w:rsidRDefault="00896C1B" w:rsidP="00D062ED">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 xml:space="preserve">The game will be executable for every platform that Java </w:t>
      </w:r>
      <w:r w:rsidR="00114AD8" w:rsidRPr="003F71C5">
        <w:rPr>
          <w:rFonts w:ascii="Calibri" w:hAnsi="Calibri"/>
          <w:sz w:val="24"/>
          <w:szCs w:val="24"/>
        </w:rPr>
        <w:t>works</w:t>
      </w:r>
      <w:ins w:id="21" w:author="ugur" w:date="2016-03-18T14:46:00Z">
        <w:r w:rsidR="003F6F34">
          <w:rPr>
            <w:rFonts w:ascii="Calibri" w:hAnsi="Calibri"/>
            <w:sz w:val="24"/>
            <w:szCs w:val="24"/>
          </w:rPr>
          <w:t xml:space="preserve"> on</w:t>
        </w:r>
      </w:ins>
      <w:r w:rsidRPr="003F71C5">
        <w:rPr>
          <w:rFonts w:ascii="Calibri" w:hAnsi="Calibri"/>
          <w:sz w:val="24"/>
          <w:szCs w:val="24"/>
        </w:rPr>
        <w:t>.</w:t>
      </w:r>
    </w:p>
    <w:p w:rsidR="007E461B" w:rsidRPr="007E461B" w:rsidRDefault="00896C1B" w:rsidP="00F272BB">
      <w:pPr>
        <w:pStyle w:val="Body"/>
        <w:numPr>
          <w:ilvl w:val="0"/>
          <w:numId w:val="10"/>
        </w:numPr>
        <w:spacing w:line="480" w:lineRule="auto"/>
        <w:rPr>
          <w:rFonts w:ascii="Calibri" w:hAnsi="Calibri"/>
          <w:sz w:val="24"/>
          <w:szCs w:val="24"/>
          <w:u w:val="single"/>
        </w:rPr>
      </w:pPr>
      <w:r w:rsidRPr="007E461B">
        <w:rPr>
          <w:rFonts w:ascii="Calibri" w:hAnsi="Calibri"/>
          <w:sz w:val="24"/>
          <w:szCs w:val="24"/>
        </w:rPr>
        <w:t>The software will not require any installation process.</w:t>
      </w:r>
    </w:p>
    <w:p w:rsidR="00932FFF" w:rsidRPr="007E461B" w:rsidRDefault="00F272BB" w:rsidP="007E461B">
      <w:pPr>
        <w:pStyle w:val="Body"/>
        <w:spacing w:line="480" w:lineRule="auto"/>
        <w:rPr>
          <w:rFonts w:ascii="Calibri" w:hAnsi="Calibri"/>
          <w:sz w:val="24"/>
          <w:szCs w:val="24"/>
          <w:u w:val="single"/>
        </w:rPr>
      </w:pPr>
      <w:r w:rsidRPr="007E461B">
        <w:rPr>
          <w:rFonts w:ascii="Calibri" w:hAnsi="Calibri"/>
          <w:sz w:val="24"/>
          <w:szCs w:val="24"/>
          <w:u w:val="single"/>
        </w:rPr>
        <w:t xml:space="preserve"> </w:t>
      </w:r>
    </w:p>
    <w:p w:rsidR="00D062ED" w:rsidRPr="003F71C5" w:rsidRDefault="00B34036" w:rsidP="00B34036">
      <w:pPr>
        <w:pStyle w:val="Heading2"/>
        <w:rPr>
          <w:rFonts w:ascii="Calibri" w:hAnsi="Calibri"/>
          <w:b w:val="0"/>
          <w:sz w:val="30"/>
          <w:szCs w:val="30"/>
        </w:rPr>
      </w:pPr>
      <w:bookmarkStart w:id="22" w:name="_Toc445064075"/>
      <w:r w:rsidRPr="003F71C5">
        <w:rPr>
          <w:rFonts w:ascii="Calibri" w:hAnsi="Calibri"/>
          <w:b w:val="0"/>
          <w:color w:val="499BC9" w:themeColor="accent1"/>
          <w:sz w:val="30"/>
          <w:szCs w:val="30"/>
        </w:rPr>
        <w:t xml:space="preserve">4.4 </w:t>
      </w:r>
      <w:r w:rsidR="00D062ED" w:rsidRPr="003F71C5">
        <w:rPr>
          <w:rFonts w:ascii="Calibri" w:hAnsi="Calibri"/>
          <w:b w:val="0"/>
          <w:color w:val="499BC9" w:themeColor="accent1"/>
          <w:sz w:val="30"/>
          <w:szCs w:val="30"/>
        </w:rPr>
        <w:t>Usability Requirements</w:t>
      </w:r>
      <w:bookmarkEnd w:id="22"/>
      <w:r w:rsidR="003569EB" w:rsidRPr="003F71C5">
        <w:rPr>
          <w:rFonts w:ascii="Calibri" w:hAnsi="Calibri"/>
          <w:b w:val="0"/>
          <w:color w:val="499BC9" w:themeColor="accent1"/>
          <w:sz w:val="30"/>
          <w:szCs w:val="30"/>
        </w:rPr>
        <w:tab/>
      </w:r>
      <w:r w:rsidR="003569EB" w:rsidRPr="003F71C5">
        <w:rPr>
          <w:rFonts w:ascii="Calibri" w:hAnsi="Calibri"/>
          <w:b w:val="0"/>
          <w:sz w:val="30"/>
          <w:szCs w:val="30"/>
        </w:rPr>
        <w:tab/>
      </w:r>
    </w:p>
    <w:p w:rsidR="00D062ED" w:rsidRPr="003F71C5" w:rsidRDefault="00376FBB" w:rsidP="00D062ED">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rPr>
        <w:t>The game rules will not be hard to understand, user shall be able to learn game rules within 2 minutes by reading help instructions.</w:t>
      </w:r>
    </w:p>
    <w:p w:rsidR="00BE5DAA" w:rsidRPr="003F71C5" w:rsidRDefault="00376FBB" w:rsidP="00376FBB">
      <w:pPr>
        <w:pStyle w:val="Body"/>
        <w:numPr>
          <w:ilvl w:val="0"/>
          <w:numId w:val="10"/>
        </w:numPr>
        <w:spacing w:line="480" w:lineRule="auto"/>
        <w:jc w:val="both"/>
        <w:rPr>
          <w:rFonts w:ascii="Calibri" w:hAnsi="Calibri"/>
          <w:sz w:val="24"/>
          <w:szCs w:val="24"/>
          <w:u w:val="single"/>
        </w:rPr>
      </w:pPr>
      <w:r w:rsidRPr="003F71C5">
        <w:rPr>
          <w:rFonts w:ascii="Calibri" w:hAnsi="Calibri"/>
          <w:sz w:val="24"/>
          <w:szCs w:val="24"/>
        </w:rPr>
        <w:lastRenderedPageBreak/>
        <w:t>Game controls will be easy to understand such that user shallbe able to learn game controls within 1 minute by reading help instructions.</w:t>
      </w:r>
    </w:p>
    <w:p w:rsidR="00932FFF" w:rsidRPr="003F71C5" w:rsidRDefault="00932FFF" w:rsidP="00932FFF">
      <w:pPr>
        <w:pStyle w:val="Body"/>
        <w:spacing w:line="480" w:lineRule="auto"/>
        <w:ind w:left="720"/>
        <w:rPr>
          <w:rFonts w:ascii="Calibri" w:hAnsi="Calibri"/>
          <w:sz w:val="24"/>
          <w:szCs w:val="24"/>
          <w:u w:val="single"/>
        </w:rPr>
      </w:pPr>
    </w:p>
    <w:p w:rsidR="00EB729A" w:rsidRPr="003F71C5" w:rsidRDefault="00B34036" w:rsidP="00B34036">
      <w:pPr>
        <w:pStyle w:val="Heading2"/>
        <w:rPr>
          <w:rFonts w:ascii="Calibri" w:hAnsi="Calibri"/>
          <w:b w:val="0"/>
          <w:color w:val="499BC9" w:themeColor="accent1"/>
          <w:sz w:val="30"/>
          <w:szCs w:val="30"/>
        </w:rPr>
      </w:pPr>
      <w:bookmarkStart w:id="23" w:name="_Toc445064076"/>
      <w:r w:rsidRPr="003F71C5">
        <w:rPr>
          <w:rFonts w:ascii="Calibri" w:hAnsi="Calibri"/>
          <w:b w:val="0"/>
          <w:color w:val="499BC9" w:themeColor="accent1"/>
          <w:sz w:val="30"/>
          <w:szCs w:val="30"/>
        </w:rPr>
        <w:t xml:space="preserve">4.5 </w:t>
      </w:r>
      <w:r w:rsidR="004D2323" w:rsidRPr="003F71C5">
        <w:rPr>
          <w:rFonts w:ascii="Calibri" w:hAnsi="Calibri"/>
          <w:b w:val="0"/>
          <w:color w:val="499BC9" w:themeColor="accent1"/>
          <w:sz w:val="30"/>
          <w:szCs w:val="30"/>
        </w:rPr>
        <w:t>Constraints</w:t>
      </w:r>
      <w:bookmarkEnd w:id="23"/>
    </w:p>
    <w:p w:rsidR="003569EB" w:rsidRPr="003F71C5" w:rsidRDefault="00EB729A" w:rsidP="003569EB">
      <w:pPr>
        <w:pStyle w:val="Body"/>
        <w:numPr>
          <w:ilvl w:val="0"/>
          <w:numId w:val="10"/>
        </w:numPr>
        <w:spacing w:before="320" w:line="480" w:lineRule="auto"/>
        <w:jc w:val="both"/>
        <w:rPr>
          <w:rFonts w:ascii="Calibri" w:hAnsi="Calibri"/>
          <w:sz w:val="24"/>
          <w:szCs w:val="24"/>
        </w:rPr>
      </w:pPr>
      <w:r w:rsidRPr="003F71C5">
        <w:rPr>
          <w:rFonts w:ascii="Calibri" w:hAnsi="Calibri"/>
          <w:sz w:val="24"/>
          <w:szCs w:val="24"/>
          <w:lang w:val="en-US"/>
        </w:rPr>
        <w:t xml:space="preserve">Bombplan </w:t>
      </w:r>
      <w:r w:rsidR="003569EB" w:rsidRPr="003F71C5">
        <w:rPr>
          <w:rFonts w:ascii="Calibri" w:hAnsi="Calibri"/>
          <w:sz w:val="24"/>
          <w:szCs w:val="24"/>
          <w:lang w:val="en-US"/>
        </w:rPr>
        <w:t>is going to be implemented using Java programming language.</w:t>
      </w:r>
    </w:p>
    <w:p w:rsidR="00EB729A" w:rsidRPr="003F71C5" w:rsidRDefault="003569EB" w:rsidP="003569EB">
      <w:pPr>
        <w:pStyle w:val="Body"/>
        <w:numPr>
          <w:ilvl w:val="0"/>
          <w:numId w:val="10"/>
        </w:numPr>
        <w:spacing w:line="480" w:lineRule="auto"/>
        <w:rPr>
          <w:rFonts w:ascii="Calibri" w:hAnsi="Calibri"/>
          <w:sz w:val="24"/>
          <w:szCs w:val="24"/>
        </w:rPr>
      </w:pPr>
      <w:r w:rsidRPr="003F71C5">
        <w:rPr>
          <w:rFonts w:ascii="Calibri" w:hAnsi="Calibri"/>
          <w:sz w:val="24"/>
          <w:szCs w:val="24"/>
          <w:lang w:val="en-US"/>
        </w:rPr>
        <w:t xml:space="preserve">Game graphics will be drawn by Paint.Net. </w:t>
      </w:r>
    </w:p>
    <w:p w:rsidR="003569EB" w:rsidRPr="003F71C5" w:rsidRDefault="003569EB" w:rsidP="003569EB">
      <w:pPr>
        <w:pStyle w:val="Body"/>
        <w:numPr>
          <w:ilvl w:val="0"/>
          <w:numId w:val="10"/>
        </w:numPr>
        <w:spacing w:line="480" w:lineRule="auto"/>
        <w:rPr>
          <w:rFonts w:ascii="Calibri" w:hAnsi="Calibri"/>
          <w:sz w:val="24"/>
          <w:szCs w:val="24"/>
        </w:rPr>
      </w:pPr>
      <w:r w:rsidRPr="003F71C5">
        <w:rPr>
          <w:rFonts w:ascii="Calibri" w:hAnsi="Calibri"/>
          <w:sz w:val="24"/>
          <w:szCs w:val="24"/>
        </w:rPr>
        <w:t>Game language will be English</w:t>
      </w:r>
      <w:r w:rsidR="00C51A2B" w:rsidRPr="003F71C5">
        <w:rPr>
          <w:rFonts w:ascii="Calibri" w:hAnsi="Calibri"/>
          <w:sz w:val="24"/>
          <w:szCs w:val="24"/>
        </w:rPr>
        <w:t>.</w:t>
      </w:r>
    </w:p>
    <w:p w:rsidR="00C51A2B" w:rsidRPr="003F71C5" w:rsidRDefault="00C51A2B" w:rsidP="00C51A2B">
      <w:pPr>
        <w:pStyle w:val="Body"/>
        <w:numPr>
          <w:ilvl w:val="0"/>
          <w:numId w:val="10"/>
        </w:numPr>
        <w:spacing w:line="480" w:lineRule="auto"/>
        <w:rPr>
          <w:rFonts w:ascii="Calibri" w:hAnsi="Calibri"/>
          <w:sz w:val="24"/>
          <w:szCs w:val="24"/>
        </w:rPr>
      </w:pPr>
      <w:r w:rsidRPr="003F71C5">
        <w:rPr>
          <w:rFonts w:ascii="Calibri" w:hAnsi="Calibri"/>
          <w:sz w:val="24"/>
          <w:szCs w:val="24"/>
        </w:rPr>
        <w:t xml:space="preserve">Space that is occupied by the Bombplan on the computer will not exceed </w:t>
      </w:r>
      <w:commentRangeStart w:id="24"/>
      <w:r w:rsidRPr="003F71C5">
        <w:rPr>
          <w:rFonts w:ascii="Calibri" w:hAnsi="Calibri"/>
          <w:sz w:val="24"/>
          <w:szCs w:val="24"/>
        </w:rPr>
        <w:t>20 MBs</w:t>
      </w:r>
      <w:commentRangeEnd w:id="24"/>
      <w:r w:rsidR="003F6F34">
        <w:rPr>
          <w:rStyle w:val="CommentReference"/>
          <w:rFonts w:ascii="Times New Roman" w:hAnsi="Times New Roman" w:cs="Times New Roman"/>
          <w:color w:val="auto"/>
          <w:lang w:val="en-US" w:eastAsia="en-US"/>
        </w:rPr>
        <w:commentReference w:id="24"/>
      </w:r>
      <w:r w:rsidRPr="003F71C5">
        <w:rPr>
          <w:rFonts w:ascii="Calibri" w:hAnsi="Calibri"/>
          <w:sz w:val="24"/>
          <w:szCs w:val="24"/>
        </w:rPr>
        <w:t>.</w:t>
      </w:r>
    </w:p>
    <w:p w:rsidR="00C51A2B" w:rsidRPr="00406233" w:rsidRDefault="00C51A2B" w:rsidP="00C51A2B">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rPr>
          <w:rFonts w:ascii="Calibri" w:hAnsi="Calibri"/>
        </w:rPr>
      </w:pPr>
      <w:r w:rsidRPr="003F71C5">
        <w:rPr>
          <w:rFonts w:ascii="Calibri" w:hAnsi="Calibri" w:cs="Roboto"/>
          <w:color w:val="000000"/>
          <w:lang w:val="tr-TR" w:eastAsia="tr-TR"/>
        </w:rPr>
        <w:t>It will be an open source software licensed.</w:t>
      </w:r>
    </w:p>
    <w:p w:rsidR="00EB729A" w:rsidRPr="003F71C5" w:rsidRDefault="00EB729A" w:rsidP="00421739">
      <w:pPr>
        <w:pStyle w:val="Heading1"/>
        <w:numPr>
          <w:ilvl w:val="0"/>
          <w:numId w:val="19"/>
        </w:numPr>
        <w:rPr>
          <w:rFonts w:ascii="Calibri" w:hAnsi="Calibri"/>
          <w:sz w:val="32"/>
          <w:szCs w:val="32"/>
        </w:rPr>
      </w:pPr>
      <w:bookmarkStart w:id="25" w:name="_Toc445064077"/>
      <w:r w:rsidRPr="003F71C5">
        <w:rPr>
          <w:rFonts w:ascii="Calibri" w:hAnsi="Calibri"/>
          <w:sz w:val="32"/>
          <w:szCs w:val="32"/>
        </w:rPr>
        <w:t>System Models</w:t>
      </w:r>
      <w:bookmarkEnd w:id="25"/>
    </w:p>
    <w:p w:rsidR="00573ADD" w:rsidRPr="003F71C5" w:rsidRDefault="00573ADD" w:rsidP="00573ADD">
      <w:pPr>
        <w:pStyle w:val="HeadingRed"/>
        <w:spacing w:line="480" w:lineRule="auto"/>
        <w:ind w:left="1440"/>
        <w:rPr>
          <w:rFonts w:ascii="Calibri" w:hAnsi="Calibri"/>
          <w:sz w:val="24"/>
          <w:szCs w:val="24"/>
        </w:rPr>
      </w:pPr>
    </w:p>
    <w:p w:rsidR="00415CA4" w:rsidRPr="003F71C5" w:rsidRDefault="00B34036" w:rsidP="00B34036">
      <w:pPr>
        <w:pStyle w:val="Heading2"/>
        <w:rPr>
          <w:rFonts w:ascii="Calibri" w:hAnsi="Calibri"/>
          <w:b w:val="0"/>
          <w:sz w:val="30"/>
          <w:szCs w:val="30"/>
        </w:rPr>
      </w:pPr>
      <w:bookmarkStart w:id="26" w:name="_Toc445064078"/>
      <w:r w:rsidRPr="003F71C5">
        <w:rPr>
          <w:rFonts w:ascii="Calibri" w:hAnsi="Calibri"/>
          <w:b w:val="0"/>
          <w:color w:val="499BC9" w:themeColor="accent1"/>
          <w:sz w:val="30"/>
          <w:szCs w:val="30"/>
        </w:rPr>
        <w:t xml:space="preserve">5.1 </w:t>
      </w:r>
      <w:r w:rsidR="001D2A06" w:rsidRPr="003F71C5">
        <w:rPr>
          <w:rFonts w:ascii="Calibri" w:hAnsi="Calibri"/>
          <w:b w:val="0"/>
          <w:color w:val="499BC9" w:themeColor="accent1"/>
          <w:sz w:val="30"/>
          <w:szCs w:val="30"/>
        </w:rPr>
        <w:t>Scenarios</w:t>
      </w:r>
      <w:bookmarkEnd w:id="26"/>
      <w:r w:rsidR="001D2A06" w:rsidRPr="003F71C5">
        <w:rPr>
          <w:rFonts w:ascii="Calibri" w:hAnsi="Calibri"/>
          <w:b w:val="0"/>
          <w:color w:val="499BC9" w:themeColor="accent1"/>
          <w:sz w:val="30"/>
          <w:szCs w:val="30"/>
        </w:rPr>
        <w:tab/>
      </w:r>
      <w:r w:rsidR="001D2A06" w:rsidRPr="003F71C5">
        <w:rPr>
          <w:rFonts w:ascii="Calibri" w:hAnsi="Calibri"/>
          <w:b w:val="0"/>
          <w:sz w:val="30"/>
          <w:szCs w:val="30"/>
        </w:rPr>
        <w:tab/>
      </w:r>
    </w:p>
    <w:p w:rsidR="00415CA4" w:rsidRPr="003F71C5" w:rsidRDefault="001D2A06" w:rsidP="004D2323">
      <w:pPr>
        <w:pStyle w:val="Heading3"/>
        <w:spacing w:line="480" w:lineRule="auto"/>
        <w:rPr>
          <w:rFonts w:ascii="Calibri" w:hAnsi="Calibri"/>
        </w:rPr>
      </w:pPr>
      <w:bookmarkStart w:id="27" w:name="_Toc445064079"/>
      <w:r w:rsidRPr="003F71C5">
        <w:rPr>
          <w:rFonts w:ascii="Calibri" w:hAnsi="Calibri"/>
        </w:rPr>
        <w:t xml:space="preserve">Scenario 1:  </w:t>
      </w:r>
      <w:r w:rsidR="0017265D">
        <w:rPr>
          <w:rFonts w:ascii="Calibri" w:hAnsi="Calibri"/>
        </w:rPr>
        <w:t>Play</w:t>
      </w:r>
      <w:r w:rsidRPr="003F71C5">
        <w:rPr>
          <w:rFonts w:ascii="Calibri" w:hAnsi="Calibri"/>
        </w:rPr>
        <w:t xml:space="preserve"> Game</w:t>
      </w:r>
      <w:bookmarkEnd w:id="27"/>
    </w:p>
    <w:p w:rsidR="00415CA4" w:rsidRPr="003F71C5" w:rsidRDefault="001D2A06" w:rsidP="004D2323">
      <w:pPr>
        <w:pStyle w:val="Body"/>
        <w:spacing w:line="480" w:lineRule="auto"/>
        <w:jc w:val="both"/>
        <w:rPr>
          <w:rFonts w:ascii="Calibri" w:hAnsi="Calibri"/>
          <w:b/>
          <w:bCs/>
          <w:sz w:val="24"/>
          <w:szCs w:val="24"/>
        </w:rPr>
      </w:pPr>
      <w:r w:rsidRPr="003F71C5">
        <w:rPr>
          <w:rFonts w:ascii="Calibri" w:hAnsi="Calibri"/>
          <w:sz w:val="24"/>
          <w:szCs w:val="24"/>
          <w:lang w:val="en-US"/>
        </w:rPr>
        <w:t xml:space="preserve">Player </w:t>
      </w:r>
      <w:r w:rsidR="006F0EE1" w:rsidRPr="003F71C5">
        <w:rPr>
          <w:rFonts w:ascii="Calibri" w:hAnsi="Calibri"/>
          <w:sz w:val="24"/>
          <w:szCs w:val="24"/>
          <w:lang w:val="en-US"/>
        </w:rPr>
        <w:t>I</w:t>
      </w:r>
      <w:r w:rsidRPr="003F71C5">
        <w:rPr>
          <w:rFonts w:ascii="Calibri" w:hAnsi="Calibri"/>
          <w:sz w:val="24"/>
          <w:szCs w:val="24"/>
          <w:lang w:val="en-US"/>
        </w:rPr>
        <w:t xml:space="preserve">lkay wants to play a game and starts the game. Since she is pretty new to the game, she wants to get </w:t>
      </w:r>
      <w:r w:rsidR="006F0EE1" w:rsidRPr="003F71C5">
        <w:rPr>
          <w:rFonts w:ascii="Calibri" w:hAnsi="Calibri"/>
          <w:sz w:val="24"/>
          <w:szCs w:val="24"/>
          <w:lang w:val="en-US"/>
        </w:rPr>
        <w:t>information</w:t>
      </w:r>
      <w:r w:rsidRPr="003F71C5">
        <w:rPr>
          <w:rFonts w:ascii="Calibri" w:hAnsi="Calibri"/>
          <w:sz w:val="24"/>
          <w:szCs w:val="24"/>
          <w:lang w:val="en-US"/>
        </w:rPr>
        <w:t xml:space="preserve"> and sees the help option in the main menu. After clicking the “Help”, she gets enough information on the game. She comes back to the main menu and chooses “New Game”. Default level 1 is loaded and she starts to play the game. Although, she learns the game from “Help”, she dies 3 times and loses all of her lives. Since she is the first player, her score is the top score. Thus, she sees the high scores menu and saves her score.</w:t>
      </w:r>
      <w:r w:rsidR="006F0EE1" w:rsidRPr="003F71C5">
        <w:rPr>
          <w:rFonts w:ascii="Calibri" w:hAnsi="Calibri"/>
          <w:sz w:val="24"/>
          <w:szCs w:val="24"/>
          <w:lang w:val="en-US"/>
        </w:rPr>
        <w:t xml:space="preserve"> </w:t>
      </w:r>
      <w:r w:rsidRPr="003F71C5">
        <w:rPr>
          <w:rFonts w:ascii="Calibri" w:hAnsi="Calibri"/>
          <w:sz w:val="24"/>
          <w:szCs w:val="24"/>
          <w:lang w:val="en-US"/>
        </w:rPr>
        <w:t xml:space="preserve">After saving her score, Ilkay comes to the main menu and chooses </w:t>
      </w:r>
      <w:commentRangeStart w:id="28"/>
      <w:r w:rsidRPr="003F71C5">
        <w:rPr>
          <w:rFonts w:ascii="Calibri" w:hAnsi="Calibri"/>
          <w:sz w:val="24"/>
          <w:szCs w:val="24"/>
          <w:lang w:val="en-US"/>
        </w:rPr>
        <w:t>quit</w:t>
      </w:r>
      <w:commentRangeEnd w:id="28"/>
      <w:r w:rsidR="003F6F34">
        <w:rPr>
          <w:rStyle w:val="CommentReference"/>
          <w:rFonts w:ascii="Times New Roman" w:hAnsi="Times New Roman" w:cs="Times New Roman"/>
          <w:color w:val="auto"/>
          <w:lang w:val="en-US" w:eastAsia="en-US"/>
        </w:rPr>
        <w:commentReference w:id="28"/>
      </w:r>
      <w:r w:rsidRPr="003F71C5">
        <w:rPr>
          <w:rFonts w:ascii="Calibri" w:hAnsi="Calibri"/>
          <w:sz w:val="24"/>
          <w:szCs w:val="24"/>
          <w:lang w:val="en-US"/>
        </w:rPr>
        <w:t>.</w:t>
      </w:r>
    </w:p>
    <w:p w:rsidR="00415CA4" w:rsidRPr="003F71C5" w:rsidRDefault="001D2A06" w:rsidP="004D2323">
      <w:pPr>
        <w:pStyle w:val="Heading3"/>
        <w:spacing w:line="480" w:lineRule="auto"/>
        <w:rPr>
          <w:rFonts w:ascii="Calibri" w:hAnsi="Calibri"/>
        </w:rPr>
      </w:pPr>
      <w:bookmarkStart w:id="29" w:name="_Toc445064080"/>
      <w:r w:rsidRPr="003F71C5">
        <w:rPr>
          <w:rFonts w:ascii="Calibri" w:hAnsi="Calibri"/>
        </w:rPr>
        <w:t xml:space="preserve">Scenario 2: </w:t>
      </w:r>
      <w:r w:rsidRPr="003F71C5">
        <w:rPr>
          <w:rFonts w:ascii="Calibri" w:hAnsi="Calibri"/>
          <w:lang w:val="it-IT"/>
        </w:rPr>
        <w:t xml:space="preserve"> Change Settings</w:t>
      </w:r>
      <w:bookmarkEnd w:id="29"/>
    </w:p>
    <w:p w:rsidR="00415CA4" w:rsidRPr="003F71C5" w:rsidRDefault="001D2A06" w:rsidP="004D2323">
      <w:pPr>
        <w:pStyle w:val="Body"/>
        <w:spacing w:line="480" w:lineRule="auto"/>
        <w:jc w:val="both"/>
        <w:rPr>
          <w:rFonts w:ascii="Calibri" w:hAnsi="Calibri"/>
          <w:b/>
          <w:bCs/>
        </w:rPr>
      </w:pPr>
      <w:r w:rsidRPr="003F71C5">
        <w:rPr>
          <w:rFonts w:ascii="Calibri" w:hAnsi="Calibri"/>
          <w:sz w:val="24"/>
          <w:szCs w:val="24"/>
          <w:lang w:val="en-US"/>
        </w:rPr>
        <w:t xml:space="preserve">Player Osman </w:t>
      </w:r>
      <w:r w:rsidR="006F0EE1" w:rsidRPr="003F71C5">
        <w:rPr>
          <w:rFonts w:ascii="Calibri" w:hAnsi="Calibri"/>
          <w:sz w:val="24"/>
          <w:szCs w:val="24"/>
          <w:lang w:val="en-US"/>
        </w:rPr>
        <w:t>enters</w:t>
      </w:r>
      <w:r w:rsidRPr="003F71C5">
        <w:rPr>
          <w:rFonts w:ascii="Calibri" w:hAnsi="Calibri"/>
          <w:sz w:val="24"/>
          <w:szCs w:val="24"/>
          <w:lang w:val="en-US"/>
        </w:rPr>
        <w:t xml:space="preserve"> a new game by pressing </w:t>
      </w:r>
      <w:r w:rsidRPr="003F71C5">
        <w:rPr>
          <w:rFonts w:ascii="Calibri" w:hAnsi="Calibri"/>
          <w:sz w:val="24"/>
          <w:szCs w:val="24"/>
          <w:lang w:val="de-DE"/>
        </w:rPr>
        <w:t>“</w:t>
      </w:r>
      <w:r w:rsidRPr="003F71C5">
        <w:rPr>
          <w:rFonts w:ascii="Calibri" w:hAnsi="Calibri"/>
          <w:sz w:val="24"/>
          <w:szCs w:val="24"/>
          <w:lang w:val="en-US"/>
        </w:rPr>
        <w:t>New Game</w:t>
      </w:r>
      <w:r w:rsidRPr="003F71C5">
        <w:rPr>
          <w:rFonts w:ascii="Calibri" w:hAnsi="Calibri"/>
          <w:sz w:val="24"/>
          <w:szCs w:val="24"/>
        </w:rPr>
        <w:t xml:space="preserve">” </w:t>
      </w:r>
      <w:r w:rsidRPr="003F71C5">
        <w:rPr>
          <w:rFonts w:ascii="Calibri" w:hAnsi="Calibri"/>
          <w:sz w:val="24"/>
          <w:szCs w:val="24"/>
          <w:lang w:val="en-US"/>
        </w:rPr>
        <w:t xml:space="preserve">from Main Menu. Osman plays the game without his earphones, </w:t>
      </w:r>
      <w:r w:rsidR="006F0EE1" w:rsidRPr="003F71C5">
        <w:rPr>
          <w:rFonts w:ascii="Calibri" w:hAnsi="Calibri"/>
          <w:sz w:val="24"/>
          <w:szCs w:val="24"/>
          <w:lang w:val="en-US"/>
        </w:rPr>
        <w:t>and then</w:t>
      </w:r>
      <w:r w:rsidRPr="003F71C5">
        <w:rPr>
          <w:rFonts w:ascii="Calibri" w:hAnsi="Calibri"/>
          <w:sz w:val="24"/>
          <w:szCs w:val="24"/>
          <w:lang w:val="en-US"/>
        </w:rPr>
        <w:t xml:space="preserve"> he thinks that he can mute the sound since he already does </w:t>
      </w:r>
      <w:r w:rsidRPr="003F71C5">
        <w:rPr>
          <w:rFonts w:ascii="Calibri" w:hAnsi="Calibri"/>
          <w:sz w:val="24"/>
          <w:szCs w:val="24"/>
          <w:lang w:val="en-US"/>
        </w:rPr>
        <w:lastRenderedPageBreak/>
        <w:t xml:space="preserve">not hear anything. In order to do that Osman </w:t>
      </w:r>
      <w:r w:rsidR="006F0EE1" w:rsidRPr="003F71C5">
        <w:rPr>
          <w:rFonts w:ascii="Calibri" w:hAnsi="Calibri"/>
          <w:sz w:val="24"/>
          <w:szCs w:val="24"/>
          <w:lang w:val="en-US"/>
        </w:rPr>
        <w:t>stops</w:t>
      </w:r>
      <w:r w:rsidRPr="003F71C5">
        <w:rPr>
          <w:rFonts w:ascii="Calibri" w:hAnsi="Calibri"/>
          <w:sz w:val="24"/>
          <w:szCs w:val="24"/>
          <w:lang w:val="en-US"/>
        </w:rPr>
        <w:t xml:space="preserve"> the game by pressing </w:t>
      </w:r>
      <w:r w:rsidRPr="003F71C5">
        <w:rPr>
          <w:rFonts w:ascii="Calibri" w:hAnsi="Calibri"/>
          <w:sz w:val="24"/>
          <w:szCs w:val="24"/>
          <w:lang w:val="de-DE"/>
        </w:rPr>
        <w:t>“</w:t>
      </w:r>
      <w:r w:rsidRPr="003F71C5">
        <w:rPr>
          <w:rFonts w:ascii="Calibri" w:hAnsi="Calibri"/>
          <w:sz w:val="24"/>
          <w:szCs w:val="24"/>
          <w:lang w:val="pt-PT"/>
        </w:rPr>
        <w:t>Esc</w:t>
      </w:r>
      <w:r w:rsidRPr="003F71C5">
        <w:rPr>
          <w:rFonts w:ascii="Calibri" w:hAnsi="Calibri"/>
          <w:sz w:val="24"/>
          <w:szCs w:val="24"/>
        </w:rPr>
        <w:t xml:space="preserve">” </w:t>
      </w:r>
      <w:r w:rsidRPr="003F71C5">
        <w:rPr>
          <w:rFonts w:ascii="Calibri" w:hAnsi="Calibri"/>
          <w:sz w:val="24"/>
          <w:szCs w:val="24"/>
          <w:lang w:val="en-US"/>
        </w:rPr>
        <w:t xml:space="preserve">key. Then game pauses and a pause menu shows up. Osman change sound and the music on to off. Then he wants to continue to play game, so he presses </w:t>
      </w:r>
      <w:r w:rsidRPr="003F71C5">
        <w:rPr>
          <w:rFonts w:ascii="Calibri" w:hAnsi="Calibri"/>
          <w:sz w:val="24"/>
          <w:szCs w:val="24"/>
          <w:lang w:val="de-DE"/>
        </w:rPr>
        <w:t>“</w:t>
      </w:r>
      <w:r w:rsidRPr="003F71C5">
        <w:rPr>
          <w:rFonts w:ascii="Calibri" w:hAnsi="Calibri"/>
          <w:sz w:val="24"/>
          <w:szCs w:val="24"/>
          <w:lang w:val="en-US"/>
        </w:rPr>
        <w:t>Return to Main Menu</w:t>
      </w:r>
      <w:r w:rsidRPr="003F71C5">
        <w:rPr>
          <w:rFonts w:ascii="Calibri" w:hAnsi="Calibri"/>
          <w:sz w:val="24"/>
          <w:szCs w:val="24"/>
        </w:rPr>
        <w:t xml:space="preserve">” </w:t>
      </w:r>
      <w:r w:rsidRPr="003F71C5">
        <w:rPr>
          <w:rFonts w:ascii="Calibri" w:hAnsi="Calibri"/>
          <w:sz w:val="24"/>
          <w:szCs w:val="24"/>
          <w:lang w:val="en-US"/>
        </w:rPr>
        <w:t xml:space="preserve">button from the pause menu. After a while he is just bored and he wants to quit. From the pause menu he presses </w:t>
      </w:r>
      <w:r w:rsidRPr="003F71C5">
        <w:rPr>
          <w:rFonts w:ascii="Calibri" w:hAnsi="Calibri"/>
          <w:sz w:val="24"/>
          <w:szCs w:val="24"/>
          <w:lang w:val="de-DE"/>
        </w:rPr>
        <w:t>“</w:t>
      </w:r>
      <w:r w:rsidRPr="003F71C5">
        <w:rPr>
          <w:rFonts w:ascii="Calibri" w:hAnsi="Calibri"/>
          <w:sz w:val="24"/>
          <w:szCs w:val="24"/>
          <w:lang w:val="it-IT"/>
        </w:rPr>
        <w:t>Quit</w:t>
      </w:r>
      <w:r w:rsidRPr="003F71C5">
        <w:rPr>
          <w:rFonts w:ascii="Calibri" w:hAnsi="Calibri"/>
          <w:sz w:val="24"/>
          <w:szCs w:val="24"/>
        </w:rPr>
        <w:t xml:space="preserve">” </w:t>
      </w:r>
      <w:r w:rsidRPr="003F71C5">
        <w:rPr>
          <w:rFonts w:ascii="Calibri" w:hAnsi="Calibri"/>
          <w:sz w:val="24"/>
          <w:szCs w:val="24"/>
          <w:lang w:val="en-US"/>
        </w:rPr>
        <w:t xml:space="preserve">and exit from the </w:t>
      </w:r>
      <w:commentRangeStart w:id="30"/>
      <w:r w:rsidRPr="003F71C5">
        <w:rPr>
          <w:rFonts w:ascii="Calibri" w:hAnsi="Calibri"/>
          <w:sz w:val="24"/>
          <w:szCs w:val="24"/>
          <w:lang w:val="en-US"/>
        </w:rPr>
        <w:t>game</w:t>
      </w:r>
      <w:commentRangeEnd w:id="30"/>
      <w:r w:rsidR="00C667B6">
        <w:rPr>
          <w:rStyle w:val="CommentReference"/>
          <w:rFonts w:ascii="Times New Roman" w:hAnsi="Times New Roman" w:cs="Times New Roman"/>
          <w:color w:val="auto"/>
          <w:lang w:val="en-US" w:eastAsia="en-US"/>
        </w:rPr>
        <w:commentReference w:id="30"/>
      </w:r>
      <w:r w:rsidRPr="003F71C5">
        <w:rPr>
          <w:rFonts w:ascii="Calibri" w:hAnsi="Calibri"/>
          <w:sz w:val="24"/>
          <w:szCs w:val="24"/>
          <w:lang w:val="en-US"/>
        </w:rPr>
        <w:t>.</w:t>
      </w:r>
      <w:r w:rsidRPr="003F71C5">
        <w:rPr>
          <w:rFonts w:ascii="Calibri" w:hAnsi="Calibri"/>
          <w:b/>
          <w:bCs/>
        </w:rPr>
        <w:tab/>
      </w:r>
    </w:p>
    <w:p w:rsidR="00415CA4" w:rsidRPr="003F71C5" w:rsidRDefault="001D2A06" w:rsidP="004D2323">
      <w:pPr>
        <w:pStyle w:val="Heading3"/>
        <w:spacing w:line="480" w:lineRule="auto"/>
        <w:rPr>
          <w:rFonts w:ascii="Calibri" w:hAnsi="Calibri"/>
        </w:rPr>
      </w:pPr>
      <w:bookmarkStart w:id="31" w:name="_Toc445064081"/>
      <w:r w:rsidRPr="003F71C5">
        <w:rPr>
          <w:rFonts w:ascii="Calibri" w:hAnsi="Calibri"/>
        </w:rPr>
        <w:t>Scenario 3: Load and Save Game</w:t>
      </w:r>
      <w:bookmarkEnd w:id="31"/>
    </w:p>
    <w:p w:rsidR="00415CA4" w:rsidRPr="003F71C5" w:rsidRDefault="001D2A06" w:rsidP="004D2323">
      <w:pPr>
        <w:pStyle w:val="Body"/>
        <w:spacing w:line="480" w:lineRule="auto"/>
        <w:jc w:val="both"/>
        <w:rPr>
          <w:rFonts w:ascii="Calibri" w:hAnsi="Calibri"/>
          <w:sz w:val="24"/>
          <w:szCs w:val="24"/>
          <w:lang w:val="en-US"/>
        </w:rPr>
      </w:pPr>
      <w:r w:rsidRPr="003F71C5">
        <w:rPr>
          <w:rFonts w:ascii="Calibri" w:hAnsi="Calibri"/>
          <w:sz w:val="24"/>
          <w:szCs w:val="24"/>
          <w:lang w:val="en-US"/>
        </w:rPr>
        <w:t xml:space="preserve">Player Cenk starts the game. After main menu appears, Cenk clicks </w:t>
      </w:r>
      <w:r w:rsidRPr="003F71C5">
        <w:rPr>
          <w:rFonts w:ascii="Calibri" w:hAnsi="Calibri"/>
          <w:sz w:val="24"/>
          <w:szCs w:val="24"/>
          <w:lang w:val="de-DE"/>
        </w:rPr>
        <w:t>“</w:t>
      </w:r>
      <w:r w:rsidRPr="003F71C5">
        <w:rPr>
          <w:rFonts w:ascii="Calibri" w:hAnsi="Calibri"/>
          <w:sz w:val="24"/>
          <w:szCs w:val="24"/>
        </w:rPr>
        <w:t xml:space="preserve">Load Game” </w:t>
      </w:r>
      <w:r w:rsidRPr="003F71C5">
        <w:rPr>
          <w:rFonts w:ascii="Calibri" w:hAnsi="Calibri"/>
          <w:sz w:val="24"/>
          <w:szCs w:val="24"/>
          <w:lang w:val="en-US"/>
        </w:rPr>
        <w:t xml:space="preserve">button. He chooses last game from all saved games. Game initializes game board and settings according to the last game which Cenk saved. After playing a while, Cenk </w:t>
      </w:r>
      <w:r w:rsidR="006F0EE1" w:rsidRPr="003F71C5">
        <w:rPr>
          <w:rFonts w:ascii="Calibri" w:hAnsi="Calibri"/>
          <w:sz w:val="24"/>
          <w:szCs w:val="24"/>
          <w:lang w:val="en-US"/>
        </w:rPr>
        <w:t>stops</w:t>
      </w:r>
      <w:r w:rsidRPr="003F71C5">
        <w:rPr>
          <w:rFonts w:ascii="Calibri" w:hAnsi="Calibri"/>
          <w:sz w:val="24"/>
          <w:szCs w:val="24"/>
          <w:lang w:val="en-US"/>
        </w:rPr>
        <w:t xml:space="preserve"> the game and clicks to </w:t>
      </w:r>
      <w:r w:rsidRPr="003F71C5">
        <w:rPr>
          <w:rFonts w:ascii="Calibri" w:hAnsi="Calibri"/>
          <w:sz w:val="24"/>
          <w:szCs w:val="24"/>
          <w:lang w:val="de-DE"/>
        </w:rPr>
        <w:t>“</w:t>
      </w:r>
      <w:r w:rsidRPr="003F71C5">
        <w:rPr>
          <w:rFonts w:ascii="Calibri" w:hAnsi="Calibri"/>
          <w:sz w:val="24"/>
          <w:szCs w:val="24"/>
        </w:rPr>
        <w:t xml:space="preserve">Save Game” </w:t>
      </w:r>
      <w:r w:rsidRPr="003F71C5">
        <w:rPr>
          <w:rFonts w:ascii="Calibri" w:hAnsi="Calibri"/>
          <w:sz w:val="24"/>
          <w:szCs w:val="24"/>
          <w:lang w:val="en-US"/>
        </w:rPr>
        <w:t xml:space="preserve">button in the pause menu. Game saves last settings successfully and returns to pause menu again. </w:t>
      </w:r>
      <w:commentRangeStart w:id="32"/>
      <w:r w:rsidRPr="003F71C5">
        <w:rPr>
          <w:rFonts w:ascii="Calibri" w:hAnsi="Calibri"/>
          <w:sz w:val="24"/>
          <w:szCs w:val="24"/>
          <w:lang w:val="en-US"/>
        </w:rPr>
        <w:t xml:space="preserve">Then he presses </w:t>
      </w:r>
      <w:r w:rsidRPr="003F71C5">
        <w:rPr>
          <w:rFonts w:ascii="Calibri" w:hAnsi="Calibri"/>
          <w:sz w:val="24"/>
          <w:szCs w:val="24"/>
          <w:lang w:val="de-DE"/>
        </w:rPr>
        <w:t>“</w:t>
      </w:r>
      <w:r w:rsidRPr="003F71C5">
        <w:rPr>
          <w:rFonts w:ascii="Calibri" w:hAnsi="Calibri"/>
          <w:sz w:val="24"/>
          <w:szCs w:val="24"/>
          <w:lang w:val="it-IT"/>
        </w:rPr>
        <w:t>Quit</w:t>
      </w:r>
      <w:r w:rsidRPr="003F71C5">
        <w:rPr>
          <w:rFonts w:ascii="Calibri" w:hAnsi="Calibri"/>
          <w:sz w:val="24"/>
          <w:szCs w:val="24"/>
        </w:rPr>
        <w:t xml:space="preserve">” </w:t>
      </w:r>
      <w:r w:rsidRPr="003F71C5">
        <w:rPr>
          <w:rFonts w:ascii="Calibri" w:hAnsi="Calibri"/>
          <w:sz w:val="24"/>
          <w:szCs w:val="24"/>
          <w:lang w:val="en-US"/>
        </w:rPr>
        <w:t>button and exits the game</w:t>
      </w:r>
      <w:commentRangeEnd w:id="32"/>
      <w:r w:rsidR="00C667B6">
        <w:rPr>
          <w:rStyle w:val="CommentReference"/>
          <w:rFonts w:ascii="Times New Roman" w:hAnsi="Times New Roman" w:cs="Times New Roman"/>
          <w:color w:val="auto"/>
          <w:lang w:val="en-US" w:eastAsia="en-US"/>
        </w:rPr>
        <w:commentReference w:id="32"/>
      </w:r>
      <w:r w:rsidRPr="003F71C5">
        <w:rPr>
          <w:rFonts w:ascii="Calibri" w:hAnsi="Calibri"/>
          <w:sz w:val="24"/>
          <w:szCs w:val="24"/>
          <w:lang w:val="en-US"/>
        </w:rPr>
        <w:t>.</w:t>
      </w:r>
    </w:p>
    <w:p w:rsidR="00C628C8" w:rsidRPr="003F71C5" w:rsidRDefault="00C628C8" w:rsidP="004D2323">
      <w:pPr>
        <w:pStyle w:val="Body"/>
        <w:spacing w:line="480" w:lineRule="auto"/>
        <w:jc w:val="both"/>
        <w:rPr>
          <w:rFonts w:ascii="Calibri" w:hAnsi="Calibri"/>
          <w:sz w:val="24"/>
          <w:szCs w:val="24"/>
          <w:lang w:val="en-US"/>
        </w:rPr>
      </w:pPr>
    </w:p>
    <w:p w:rsidR="00415CA4" w:rsidRPr="003F71C5" w:rsidRDefault="00B34036" w:rsidP="00B34036">
      <w:pPr>
        <w:pStyle w:val="Heading2"/>
        <w:rPr>
          <w:rFonts w:ascii="Calibri" w:hAnsi="Calibri"/>
          <w:b w:val="0"/>
          <w:color w:val="499BC9" w:themeColor="accent1"/>
          <w:sz w:val="30"/>
          <w:szCs w:val="30"/>
        </w:rPr>
      </w:pPr>
      <w:bookmarkStart w:id="33" w:name="_Toc445064082"/>
      <w:r w:rsidRPr="003F71C5">
        <w:rPr>
          <w:rFonts w:ascii="Calibri" w:hAnsi="Calibri"/>
          <w:b w:val="0"/>
          <w:color w:val="499BC9" w:themeColor="accent1"/>
          <w:sz w:val="30"/>
          <w:szCs w:val="30"/>
        </w:rPr>
        <w:t xml:space="preserve">5.2 </w:t>
      </w:r>
      <w:r w:rsidR="001D2A06" w:rsidRPr="003F71C5">
        <w:rPr>
          <w:rFonts w:ascii="Calibri" w:hAnsi="Calibri"/>
          <w:b w:val="0"/>
          <w:color w:val="499BC9" w:themeColor="accent1"/>
          <w:sz w:val="30"/>
          <w:szCs w:val="30"/>
        </w:rPr>
        <w:t>Use Case Model</w:t>
      </w:r>
      <w:bookmarkEnd w:id="33"/>
    </w:p>
    <w:p w:rsidR="00415CA4" w:rsidRPr="003F71C5" w:rsidRDefault="001D2A06" w:rsidP="00B02EAE">
      <w:pPr>
        <w:pStyle w:val="Heading3"/>
        <w:rPr>
          <w:rFonts w:ascii="Calibri" w:hAnsi="Calibri"/>
        </w:rPr>
      </w:pPr>
      <w:bookmarkStart w:id="34" w:name="_Toc445064083"/>
      <w:r w:rsidRPr="003F71C5">
        <w:rPr>
          <w:rFonts w:ascii="Calibri" w:hAnsi="Calibri"/>
        </w:rPr>
        <w:t>Use Case</w:t>
      </w:r>
      <w:r w:rsidR="00536F64" w:rsidRPr="003F71C5">
        <w:rPr>
          <w:rFonts w:ascii="Calibri" w:hAnsi="Calibri"/>
        </w:rPr>
        <w:t xml:space="preserve"> Descriptions</w:t>
      </w:r>
      <w:bookmarkEnd w:id="34"/>
    </w:p>
    <w:p w:rsidR="00415CA4" w:rsidRPr="003F71C5" w:rsidRDefault="001D2A06" w:rsidP="00BA7C0F">
      <w:pPr>
        <w:pStyle w:val="Heading4"/>
        <w:spacing w:line="480" w:lineRule="auto"/>
        <w:jc w:val="both"/>
        <w:rPr>
          <w:rFonts w:ascii="Calibri" w:hAnsi="Calibri"/>
        </w:rPr>
      </w:pPr>
      <w:r w:rsidRPr="003F71C5">
        <w:rPr>
          <w:rFonts w:ascii="Calibri" w:hAnsi="Calibri"/>
        </w:rPr>
        <w:t>Use Case 1</w:t>
      </w:r>
    </w:p>
    <w:p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Name: </w:t>
      </w:r>
      <w:r w:rsidRPr="003F71C5">
        <w:rPr>
          <w:rFonts w:ascii="Calibri" w:hAnsi="Calibri" w:cstheme="majorHAnsi"/>
          <w:sz w:val="24"/>
          <w:szCs w:val="24"/>
          <w:lang w:val="en-US"/>
        </w:rPr>
        <w:tab/>
      </w:r>
      <w:r w:rsidRPr="003F71C5">
        <w:rPr>
          <w:rFonts w:ascii="Calibri" w:hAnsi="Calibri" w:cstheme="majorHAnsi"/>
          <w:sz w:val="24"/>
          <w:szCs w:val="24"/>
          <w:lang w:val="en-US"/>
        </w:rPr>
        <w:tab/>
      </w:r>
      <w:r w:rsidR="00E07B8A" w:rsidRPr="003F71C5">
        <w:rPr>
          <w:rFonts w:ascii="Calibri" w:hAnsi="Calibri" w:cstheme="majorHAnsi"/>
          <w:sz w:val="24"/>
          <w:szCs w:val="24"/>
          <w:lang w:val="en-US"/>
        </w:rPr>
        <w:tab/>
      </w:r>
      <w:r w:rsidR="00567143" w:rsidRPr="003F71C5">
        <w:rPr>
          <w:rFonts w:ascii="Calibri" w:hAnsi="Calibri" w:cstheme="majorHAnsi"/>
          <w:sz w:val="24"/>
          <w:szCs w:val="24"/>
          <w:lang w:val="en-US"/>
        </w:rPr>
        <w:t>Play</w:t>
      </w:r>
      <w:r w:rsidRPr="003F71C5">
        <w:rPr>
          <w:rFonts w:ascii="Calibri" w:hAnsi="Calibri" w:cstheme="majorHAnsi"/>
          <w:sz w:val="24"/>
          <w:szCs w:val="24"/>
          <w:lang w:val="en-US"/>
        </w:rPr>
        <w:t xml:space="preserve"> Game</w:t>
      </w:r>
    </w:p>
    <w:p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Pr="003F71C5" w:rsidRDefault="008779B5"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starts the </w:t>
      </w:r>
      <w:r w:rsidR="007C3C7F">
        <w:rPr>
          <w:rFonts w:ascii="Calibri" w:hAnsi="Calibri" w:cstheme="majorHAnsi"/>
          <w:sz w:val="24"/>
          <w:szCs w:val="24"/>
          <w:lang w:val="en-US"/>
        </w:rPr>
        <w:t>game by selecting ‘new game’ option</w:t>
      </w:r>
      <w:r w:rsidR="00567143" w:rsidRPr="003F71C5">
        <w:rPr>
          <w:rFonts w:ascii="Calibri" w:hAnsi="Calibri" w:cstheme="majorHAnsi"/>
          <w:sz w:val="24"/>
          <w:szCs w:val="24"/>
          <w:lang w:val="en-US"/>
        </w:rPr>
        <w:t>.</w:t>
      </w:r>
    </w:p>
    <w:p w:rsidR="00415CA4" w:rsidRPr="00950DC3" w:rsidRDefault="001D2A06" w:rsidP="00BA7C0F">
      <w:pPr>
        <w:pStyle w:val="Body"/>
        <w:numPr>
          <w:ilvl w:val="0"/>
          <w:numId w:val="8"/>
        </w:numPr>
        <w:spacing w:line="480" w:lineRule="auto"/>
        <w:jc w:val="both"/>
        <w:rPr>
          <w:rFonts w:ascii="Calibri" w:hAnsi="Calibri" w:cstheme="majorHAnsi"/>
          <w:sz w:val="24"/>
          <w:szCs w:val="24"/>
          <w:lang w:val="en-US"/>
        </w:rPr>
      </w:pPr>
      <w:r w:rsidRPr="00950DC3">
        <w:rPr>
          <w:rFonts w:ascii="Calibri" w:hAnsi="Calibri" w:cstheme="majorHAnsi"/>
          <w:sz w:val="24"/>
          <w:szCs w:val="24"/>
          <w:lang w:val="en-US"/>
        </w:rPr>
        <w:t xml:space="preserve">The system </w:t>
      </w:r>
      <w:r w:rsidR="00567143" w:rsidRPr="00950DC3">
        <w:rPr>
          <w:rFonts w:ascii="Calibri" w:hAnsi="Calibri" w:cstheme="majorHAnsi"/>
          <w:sz w:val="24"/>
          <w:szCs w:val="24"/>
          <w:lang w:val="en-US"/>
        </w:rPr>
        <w:t xml:space="preserve">loads the default Level 1 map and </w:t>
      </w:r>
      <w:commentRangeStart w:id="35"/>
      <w:r w:rsidR="00FF6EA9">
        <w:rPr>
          <w:rFonts w:ascii="Calibri" w:hAnsi="Calibri" w:cstheme="majorHAnsi"/>
          <w:sz w:val="24"/>
          <w:szCs w:val="24"/>
          <w:lang w:val="en-US"/>
        </w:rPr>
        <w:t xml:space="preserve">s </w:t>
      </w:r>
      <w:commentRangeEnd w:id="35"/>
      <w:r w:rsidR="00C667B6">
        <w:rPr>
          <w:rStyle w:val="CommentReference"/>
          <w:rFonts w:ascii="Times New Roman" w:hAnsi="Times New Roman" w:cs="Times New Roman"/>
          <w:color w:val="auto"/>
          <w:lang w:val="en-US" w:eastAsia="en-US"/>
        </w:rPr>
        <w:commentReference w:id="35"/>
      </w:r>
      <w:r w:rsidR="00FF6EA9">
        <w:rPr>
          <w:rFonts w:ascii="Calibri" w:hAnsi="Calibri" w:cstheme="majorHAnsi"/>
          <w:sz w:val="24"/>
          <w:szCs w:val="24"/>
          <w:lang w:val="en-US"/>
        </w:rPr>
        <w:t>bonuses</w:t>
      </w:r>
      <w:ins w:id="36" w:author="ugur" w:date="2016-03-18T14:53:00Z">
        <w:r w:rsidR="00C667B6">
          <w:rPr>
            <w:rFonts w:ascii="Calibri" w:hAnsi="Calibri" w:cstheme="majorHAnsi"/>
            <w:sz w:val="24"/>
            <w:szCs w:val="24"/>
            <w:lang w:val="en-US"/>
          </w:rPr>
          <w:t xml:space="preserve"> </w:t>
        </w:r>
      </w:ins>
      <w:r w:rsidR="00FF6EA9">
        <w:rPr>
          <w:rFonts w:ascii="Calibri" w:hAnsi="Calibri" w:cstheme="majorHAnsi"/>
          <w:sz w:val="24"/>
          <w:szCs w:val="24"/>
          <w:lang w:val="en-US"/>
        </w:rPr>
        <w:t>and</w:t>
      </w:r>
      <w:r w:rsidRPr="00950DC3">
        <w:rPr>
          <w:rFonts w:ascii="Calibri" w:hAnsi="Calibri" w:cstheme="majorHAnsi"/>
          <w:sz w:val="24"/>
          <w:szCs w:val="24"/>
          <w:lang w:val="en-US"/>
        </w:rPr>
        <w:t xml:space="preserve"> monsters randomly through the destroyable walls in the map.</w:t>
      </w:r>
      <w:r w:rsidR="00950DC3">
        <w:rPr>
          <w:rFonts w:ascii="Calibri" w:hAnsi="Calibri" w:cstheme="majorHAnsi"/>
          <w:sz w:val="24"/>
          <w:szCs w:val="24"/>
          <w:lang w:val="en-US"/>
        </w:rPr>
        <w:t xml:space="preserve"> </w:t>
      </w:r>
      <w:r w:rsidRPr="00950DC3">
        <w:rPr>
          <w:rFonts w:ascii="Calibri" w:hAnsi="Calibri" w:cstheme="majorHAnsi"/>
          <w:sz w:val="24"/>
          <w:szCs w:val="24"/>
          <w:lang w:val="en-US"/>
        </w:rPr>
        <w:t>The system gives 3 lives to the user and locates the character in top left corner of the map. Also the time counter starts to countdown.</w:t>
      </w:r>
    </w:p>
    <w:p w:rsidR="00950DC3"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lastRenderedPageBreak/>
        <w:t>Player starts to play first level by using keyboard control buttons, he or she destroys all monsters on the map and find</w:t>
      </w:r>
      <w:r w:rsidR="0021607A">
        <w:rPr>
          <w:rFonts w:ascii="Calibri" w:hAnsi="Calibri" w:cstheme="majorHAnsi"/>
          <w:sz w:val="24"/>
          <w:szCs w:val="24"/>
          <w:lang w:val="en-US"/>
        </w:rPr>
        <w:t xml:space="preserve"> </w:t>
      </w:r>
      <w:r>
        <w:rPr>
          <w:rFonts w:ascii="Calibri" w:hAnsi="Calibri" w:cstheme="majorHAnsi"/>
          <w:sz w:val="24"/>
          <w:szCs w:val="24"/>
          <w:lang w:val="en-US"/>
        </w:rPr>
        <w:t>door and pass</w:t>
      </w:r>
      <w:r w:rsidR="00FF6EA9">
        <w:rPr>
          <w:rFonts w:ascii="Calibri" w:hAnsi="Calibri" w:cstheme="majorHAnsi"/>
          <w:sz w:val="24"/>
          <w:szCs w:val="24"/>
          <w:lang w:val="en-US"/>
        </w:rPr>
        <w:t>es</w:t>
      </w:r>
      <w:r>
        <w:rPr>
          <w:rFonts w:ascii="Calibri" w:hAnsi="Calibri" w:cstheme="majorHAnsi"/>
          <w:sz w:val="24"/>
          <w:szCs w:val="24"/>
          <w:lang w:val="en-US"/>
        </w:rPr>
        <w:t xml:space="preserve"> the level 1</w:t>
      </w:r>
      <w:r w:rsidR="0020006E">
        <w:rPr>
          <w:rFonts w:ascii="Calibri" w:hAnsi="Calibri" w:cstheme="majorHAnsi"/>
          <w:sz w:val="24"/>
          <w:szCs w:val="24"/>
          <w:lang w:val="en-US"/>
        </w:rPr>
        <w:t xml:space="preserve"> within given time</w:t>
      </w:r>
      <w:r>
        <w:rPr>
          <w:rFonts w:ascii="Calibri" w:hAnsi="Calibri" w:cstheme="majorHAnsi"/>
          <w:sz w:val="24"/>
          <w:szCs w:val="24"/>
          <w:lang w:val="en-US"/>
        </w:rPr>
        <w:t>.</w:t>
      </w:r>
    </w:p>
    <w:p w:rsidR="00950DC3"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Player passes all three levels of the game in the same way and finishes the game successfully. </w:t>
      </w:r>
    </w:p>
    <w:p w:rsidR="00567143" w:rsidRPr="003F71C5" w:rsidRDefault="00950DC3"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System asks player to enter his/her name since its score is among the top ten scores. </w:t>
      </w:r>
    </w:p>
    <w:p w:rsidR="00FB13CF" w:rsidRPr="003F71C5" w:rsidRDefault="00EC0316" w:rsidP="00BA7C0F">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enters his name and then high score list shows up.</w:t>
      </w:r>
    </w:p>
    <w:p w:rsidR="00415CA4" w:rsidRDefault="001D2A06" w:rsidP="00BA7C0F">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r>
      <w:r w:rsidR="00C414B6">
        <w:rPr>
          <w:rFonts w:ascii="Calibri" w:hAnsi="Calibri" w:cstheme="majorHAnsi"/>
          <w:sz w:val="24"/>
          <w:szCs w:val="24"/>
          <w:lang w:val="en-US"/>
        </w:rPr>
        <w:t xml:space="preserve">Player </w:t>
      </w:r>
      <w:r w:rsidRPr="003F71C5">
        <w:rPr>
          <w:rFonts w:ascii="Calibri" w:hAnsi="Calibri" w:cstheme="majorHAnsi"/>
          <w:sz w:val="24"/>
          <w:szCs w:val="24"/>
          <w:lang w:val="en-US"/>
        </w:rPr>
        <w:t xml:space="preserve">should start the application, </w:t>
      </w:r>
      <w:r w:rsidR="006F0EE1" w:rsidRPr="003F71C5">
        <w:rPr>
          <w:rFonts w:ascii="Calibri" w:hAnsi="Calibri" w:cstheme="majorHAnsi"/>
          <w:sz w:val="24"/>
          <w:szCs w:val="24"/>
          <w:lang w:val="en-US"/>
        </w:rPr>
        <w:t>and then</w:t>
      </w:r>
      <w:r w:rsidRPr="003F71C5">
        <w:rPr>
          <w:rFonts w:ascii="Calibri" w:hAnsi="Calibri" w:cstheme="majorHAnsi"/>
          <w:sz w:val="24"/>
          <w:szCs w:val="24"/>
          <w:lang w:val="en-US"/>
        </w:rPr>
        <w:t xml:space="preserve"> press the new game button.</w:t>
      </w:r>
    </w:p>
    <w:p w:rsidR="00617E83" w:rsidRPr="003F71C5" w:rsidRDefault="00617E83" w:rsidP="00617E83">
      <w:pPr>
        <w:pStyle w:val="Body"/>
        <w:spacing w:line="480" w:lineRule="auto"/>
        <w:ind w:left="2160"/>
        <w:jc w:val="both"/>
        <w:rPr>
          <w:rFonts w:ascii="Calibri" w:hAnsi="Calibri" w:cstheme="majorHAnsi"/>
          <w:sz w:val="24"/>
          <w:szCs w:val="24"/>
        </w:rPr>
      </w:pPr>
      <w:r w:rsidRPr="003F71C5">
        <w:rPr>
          <w:rFonts w:ascii="Calibri" w:hAnsi="Calibri" w:cstheme="majorHAnsi"/>
          <w:sz w:val="24"/>
          <w:szCs w:val="24"/>
          <w:lang w:val="en-US"/>
        </w:rPr>
        <w:t>The map is loaded with all m</w:t>
      </w:r>
      <w:r w:rsidR="00FF6EA9">
        <w:rPr>
          <w:rFonts w:ascii="Calibri" w:hAnsi="Calibri" w:cstheme="majorHAnsi"/>
          <w:sz w:val="24"/>
          <w:szCs w:val="24"/>
          <w:lang w:val="en-US"/>
        </w:rPr>
        <w:t>onsters</w:t>
      </w:r>
      <w:r w:rsidR="00267B74">
        <w:rPr>
          <w:rFonts w:ascii="Calibri" w:hAnsi="Calibri" w:cstheme="majorHAnsi"/>
          <w:sz w:val="24"/>
          <w:szCs w:val="24"/>
          <w:lang w:val="en-US"/>
        </w:rPr>
        <w:t xml:space="preserve">, walls </w:t>
      </w:r>
      <w:r w:rsidR="00FF6EA9">
        <w:rPr>
          <w:rFonts w:ascii="Calibri" w:hAnsi="Calibri" w:cstheme="majorHAnsi"/>
          <w:sz w:val="24"/>
          <w:szCs w:val="24"/>
          <w:lang w:val="en-US"/>
        </w:rPr>
        <w:t>and</w:t>
      </w:r>
      <w:r>
        <w:rPr>
          <w:rFonts w:ascii="Calibri" w:hAnsi="Calibri" w:cstheme="majorHAnsi"/>
          <w:sz w:val="24"/>
          <w:szCs w:val="24"/>
          <w:lang w:val="en-US"/>
        </w:rPr>
        <w:t xml:space="preserve"> bonuses</w:t>
      </w:r>
      <w:r w:rsidR="00267B74">
        <w:rPr>
          <w:rFonts w:ascii="Calibri" w:hAnsi="Calibri" w:cstheme="majorHAnsi"/>
          <w:sz w:val="24"/>
          <w:szCs w:val="24"/>
          <w:lang w:val="en-US"/>
        </w:rPr>
        <w:t xml:space="preserve"> successfully.</w:t>
      </w:r>
    </w:p>
    <w:p w:rsidR="00415CA4" w:rsidRDefault="001D2A06" w:rsidP="0020642E">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Exit Condition:</w:t>
      </w:r>
      <w:r w:rsidRPr="003F71C5">
        <w:rPr>
          <w:rFonts w:ascii="Calibri" w:hAnsi="Calibri" w:cstheme="majorHAnsi"/>
          <w:sz w:val="24"/>
          <w:szCs w:val="24"/>
          <w:lang w:val="en-US"/>
        </w:rPr>
        <w:tab/>
      </w:r>
      <w:r w:rsidR="00C414B6">
        <w:rPr>
          <w:rFonts w:ascii="Calibri" w:hAnsi="Calibri" w:cstheme="majorHAnsi"/>
          <w:sz w:val="24"/>
          <w:szCs w:val="24"/>
          <w:lang w:val="en-US"/>
        </w:rPr>
        <w:t xml:space="preserve">Player finishes all levels and </w:t>
      </w:r>
      <w:r w:rsidR="007C3C7F">
        <w:rPr>
          <w:rFonts w:ascii="Calibri" w:hAnsi="Calibri" w:cstheme="majorHAnsi"/>
          <w:sz w:val="24"/>
          <w:szCs w:val="24"/>
          <w:lang w:val="en-US"/>
        </w:rPr>
        <w:t>he</w:t>
      </w:r>
      <w:r w:rsidR="00C414B6">
        <w:rPr>
          <w:rFonts w:ascii="Calibri" w:hAnsi="Calibri" w:cstheme="majorHAnsi"/>
          <w:sz w:val="24"/>
          <w:szCs w:val="24"/>
          <w:lang w:val="en-US"/>
        </w:rPr>
        <w:t xml:space="preserve"> enters</w:t>
      </w:r>
      <w:r w:rsidR="007C3C7F">
        <w:rPr>
          <w:rFonts w:ascii="Calibri" w:hAnsi="Calibri" w:cstheme="majorHAnsi"/>
          <w:sz w:val="24"/>
          <w:szCs w:val="24"/>
          <w:lang w:val="en-US"/>
        </w:rPr>
        <w:t xml:space="preserve"> his name for</w:t>
      </w:r>
      <w:r w:rsidR="00C414B6">
        <w:rPr>
          <w:rFonts w:ascii="Calibri" w:hAnsi="Calibri" w:cstheme="majorHAnsi"/>
          <w:sz w:val="24"/>
          <w:szCs w:val="24"/>
          <w:lang w:val="en-US"/>
        </w:rPr>
        <w:t xml:space="preserve"> high score list.</w:t>
      </w:r>
    </w:p>
    <w:p w:rsidR="00C414B6" w:rsidRDefault="008779B5" w:rsidP="00C414B6">
      <w:pPr>
        <w:pStyle w:val="Body"/>
        <w:spacing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Alternative Flow of Events:</w:t>
      </w:r>
      <w:r w:rsidR="00C414B6" w:rsidRPr="00C414B6">
        <w:rPr>
          <w:rFonts w:ascii="Calibri" w:hAnsi="Calibri" w:cstheme="majorHAnsi"/>
          <w:sz w:val="24"/>
          <w:szCs w:val="24"/>
          <w:lang w:val="en-US"/>
        </w:rPr>
        <w:t xml:space="preserve"> </w:t>
      </w:r>
    </w:p>
    <w:p w:rsidR="00C414B6" w:rsidRDefault="00D96EF5"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finishes all levels successfully but since his score is not among the top ten</w:t>
      </w:r>
      <w:r w:rsidR="003B3F6B">
        <w:rPr>
          <w:rFonts w:ascii="Calibri" w:hAnsi="Calibri" w:cstheme="majorHAnsi"/>
          <w:sz w:val="24"/>
          <w:szCs w:val="24"/>
          <w:lang w:val="en-US"/>
        </w:rPr>
        <w:t xml:space="preserve"> scores</w:t>
      </w:r>
      <w:r>
        <w:rPr>
          <w:rFonts w:ascii="Calibri" w:hAnsi="Calibri" w:cstheme="majorHAnsi"/>
          <w:sz w:val="24"/>
          <w:szCs w:val="24"/>
          <w:lang w:val="en-US"/>
        </w:rPr>
        <w:t xml:space="preserve"> game over message appears</w:t>
      </w:r>
      <w:r w:rsidR="003B3F6B">
        <w:rPr>
          <w:rFonts w:ascii="Calibri" w:hAnsi="Calibri" w:cstheme="majorHAnsi"/>
          <w:sz w:val="24"/>
          <w:szCs w:val="24"/>
          <w:lang w:val="en-US"/>
        </w:rPr>
        <w:t xml:space="preserve"> at the end of the game</w:t>
      </w:r>
      <w:r>
        <w:rPr>
          <w:rFonts w:ascii="Calibri" w:hAnsi="Calibri" w:cstheme="majorHAnsi"/>
          <w:sz w:val="24"/>
          <w:szCs w:val="24"/>
          <w:lang w:val="en-US"/>
        </w:rPr>
        <w:t>.</w:t>
      </w:r>
    </w:p>
    <w:p w:rsidR="003B3F6B" w:rsidRDefault="003B3F6B"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has lost all of his lives and game over message is displayed on the screen.</w:t>
      </w:r>
    </w:p>
    <w:p w:rsidR="003B3F6B" w:rsidRPr="00C414B6" w:rsidRDefault="003B3F6B" w:rsidP="00C414B6">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Player stops the game while he is playing and from the </w:t>
      </w:r>
      <w:r w:rsidR="007C3C7F">
        <w:rPr>
          <w:rFonts w:ascii="Calibri" w:hAnsi="Calibri" w:cstheme="majorHAnsi"/>
          <w:sz w:val="24"/>
          <w:szCs w:val="24"/>
          <w:lang w:val="en-US"/>
        </w:rPr>
        <w:t>pause</w:t>
      </w:r>
      <w:r>
        <w:rPr>
          <w:rFonts w:ascii="Calibri" w:hAnsi="Calibri" w:cstheme="majorHAnsi"/>
          <w:sz w:val="24"/>
          <w:szCs w:val="24"/>
          <w:lang w:val="en-US"/>
        </w:rPr>
        <w:t xml:space="preserve"> menu he decides to save game and exit from the game.</w:t>
      </w:r>
    </w:p>
    <w:p w:rsidR="00415CA4" w:rsidRPr="003F71C5" w:rsidRDefault="001D2A06" w:rsidP="00BA7C0F">
      <w:pPr>
        <w:pStyle w:val="Heading4"/>
        <w:spacing w:line="480" w:lineRule="auto"/>
        <w:jc w:val="both"/>
        <w:rPr>
          <w:rFonts w:ascii="Calibri" w:hAnsi="Calibri"/>
        </w:rPr>
      </w:pPr>
      <w:r w:rsidRPr="003F71C5">
        <w:rPr>
          <w:rFonts w:ascii="Calibri" w:hAnsi="Calibri"/>
        </w:rPr>
        <w:t>Use Case 2</w:t>
      </w:r>
    </w:p>
    <w:p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t>Load Game</w:t>
      </w:r>
    </w:p>
    <w:p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Pr="003F71C5" w:rsidRDefault="008779B5"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chooses </w:t>
      </w:r>
      <w:r w:rsidR="007C3C7F">
        <w:rPr>
          <w:rFonts w:ascii="Calibri" w:hAnsi="Calibri" w:cstheme="majorHAnsi"/>
          <w:sz w:val="24"/>
          <w:szCs w:val="24"/>
          <w:lang w:val="en-US"/>
        </w:rPr>
        <w:t>‘</w:t>
      </w:r>
      <w:r w:rsidR="00C25B0B">
        <w:rPr>
          <w:rFonts w:ascii="Calibri" w:hAnsi="Calibri" w:cstheme="majorHAnsi"/>
          <w:sz w:val="24"/>
          <w:szCs w:val="24"/>
          <w:lang w:val="en-US"/>
        </w:rPr>
        <w:t>l</w:t>
      </w:r>
      <w:r w:rsidRPr="003F71C5">
        <w:rPr>
          <w:rFonts w:ascii="Calibri" w:hAnsi="Calibri" w:cstheme="majorHAnsi"/>
          <w:sz w:val="24"/>
          <w:szCs w:val="24"/>
          <w:lang w:val="en-US"/>
        </w:rPr>
        <w:t xml:space="preserve">oad </w:t>
      </w:r>
      <w:r w:rsidR="00C25B0B">
        <w:rPr>
          <w:rFonts w:ascii="Calibri" w:hAnsi="Calibri" w:cstheme="majorHAnsi"/>
          <w:sz w:val="24"/>
          <w:szCs w:val="24"/>
          <w:lang w:val="en-US"/>
        </w:rPr>
        <w:t>g</w:t>
      </w:r>
      <w:r w:rsidRPr="003F71C5">
        <w:rPr>
          <w:rFonts w:ascii="Calibri" w:hAnsi="Calibri" w:cstheme="majorHAnsi"/>
          <w:sz w:val="24"/>
          <w:szCs w:val="24"/>
          <w:lang w:val="en-US"/>
        </w:rPr>
        <w:t>ame</w:t>
      </w:r>
      <w:r w:rsidR="007C3C7F">
        <w:rPr>
          <w:rFonts w:ascii="Calibri" w:hAnsi="Calibri" w:cstheme="majorHAnsi"/>
          <w:sz w:val="24"/>
          <w:szCs w:val="24"/>
          <w:lang w:val="en-US"/>
        </w:rPr>
        <w:t>’</w:t>
      </w:r>
      <w:r w:rsidR="00C25B0B">
        <w:rPr>
          <w:rFonts w:ascii="Calibri" w:hAnsi="Calibri" w:cstheme="majorHAnsi"/>
          <w:sz w:val="24"/>
          <w:szCs w:val="24"/>
          <w:lang w:val="en-US"/>
        </w:rPr>
        <w:t xml:space="preserve"> choice</w:t>
      </w:r>
      <w:r w:rsidRPr="003F71C5">
        <w:rPr>
          <w:rFonts w:ascii="Calibri" w:hAnsi="Calibri" w:cstheme="majorHAnsi"/>
          <w:sz w:val="24"/>
          <w:szCs w:val="24"/>
          <w:lang w:val="en-US"/>
        </w:rPr>
        <w:t xml:space="preserve"> from the main menu</w:t>
      </w:r>
      <w:r w:rsidR="00C25B0B">
        <w:rPr>
          <w:rFonts w:ascii="Calibri" w:hAnsi="Calibri" w:cstheme="majorHAnsi"/>
          <w:sz w:val="24"/>
          <w:szCs w:val="24"/>
          <w:lang w:val="en-US"/>
        </w:rPr>
        <w:t xml:space="preserve"> of the game</w:t>
      </w:r>
      <w:r w:rsidRPr="003F71C5">
        <w:rPr>
          <w:rFonts w:ascii="Calibri" w:hAnsi="Calibri" w:cstheme="majorHAnsi"/>
          <w:sz w:val="24"/>
          <w:szCs w:val="24"/>
          <w:lang w:val="en-US"/>
        </w:rPr>
        <w:t>.</w:t>
      </w:r>
    </w:p>
    <w:p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Saved games are listed on a table</w:t>
      </w:r>
      <w:r w:rsidR="00C25B0B">
        <w:rPr>
          <w:rFonts w:ascii="Calibri" w:hAnsi="Calibri" w:cstheme="majorHAnsi"/>
          <w:sz w:val="24"/>
          <w:szCs w:val="24"/>
          <w:lang w:val="en-US"/>
        </w:rPr>
        <w:t xml:space="preserve"> on the screen</w:t>
      </w:r>
      <w:r w:rsidRPr="003F71C5">
        <w:rPr>
          <w:rFonts w:ascii="Calibri" w:hAnsi="Calibri" w:cstheme="majorHAnsi"/>
          <w:sz w:val="24"/>
          <w:szCs w:val="24"/>
          <w:lang w:val="en-US"/>
        </w:rPr>
        <w:t>.</w:t>
      </w:r>
    </w:p>
    <w:p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The </w:t>
      </w:r>
      <w:r w:rsidR="00C25B0B">
        <w:rPr>
          <w:rFonts w:ascii="Calibri" w:hAnsi="Calibri" w:cstheme="majorHAnsi"/>
          <w:sz w:val="24"/>
          <w:szCs w:val="24"/>
          <w:lang w:val="en-US"/>
        </w:rPr>
        <w:t>player</w:t>
      </w:r>
      <w:r w:rsidRPr="003F71C5">
        <w:rPr>
          <w:rFonts w:ascii="Calibri" w:hAnsi="Calibri" w:cstheme="majorHAnsi"/>
          <w:sz w:val="24"/>
          <w:szCs w:val="24"/>
          <w:lang w:val="en-US"/>
        </w:rPr>
        <w:t xml:space="preserve"> chooses </w:t>
      </w:r>
      <w:r w:rsidR="00C25B0B">
        <w:rPr>
          <w:rFonts w:ascii="Calibri" w:hAnsi="Calibri" w:cstheme="majorHAnsi"/>
          <w:sz w:val="24"/>
          <w:szCs w:val="24"/>
          <w:lang w:val="en-US"/>
        </w:rPr>
        <w:t>one of the pre-saved</w:t>
      </w:r>
      <w:r w:rsidRPr="003F71C5">
        <w:rPr>
          <w:rFonts w:ascii="Calibri" w:hAnsi="Calibri" w:cstheme="majorHAnsi"/>
          <w:sz w:val="24"/>
          <w:szCs w:val="24"/>
          <w:lang w:val="en-US"/>
        </w:rPr>
        <w:t xml:space="preserve"> game</w:t>
      </w:r>
      <w:r w:rsidR="00C25B0B">
        <w:rPr>
          <w:rFonts w:ascii="Calibri" w:hAnsi="Calibri" w:cstheme="majorHAnsi"/>
          <w:sz w:val="24"/>
          <w:szCs w:val="24"/>
          <w:lang w:val="en-US"/>
        </w:rPr>
        <w:t>s</w:t>
      </w:r>
      <w:r w:rsidRPr="003F71C5">
        <w:rPr>
          <w:rFonts w:ascii="Calibri" w:hAnsi="Calibri" w:cstheme="majorHAnsi"/>
          <w:sz w:val="24"/>
          <w:szCs w:val="24"/>
          <w:lang w:val="en-US"/>
        </w:rPr>
        <w:t xml:space="preserve"> </w:t>
      </w:r>
      <w:r w:rsidR="00C25B0B">
        <w:rPr>
          <w:rFonts w:ascii="Calibri" w:hAnsi="Calibri" w:cstheme="majorHAnsi"/>
          <w:sz w:val="24"/>
          <w:szCs w:val="24"/>
          <w:lang w:val="en-US"/>
        </w:rPr>
        <w:t xml:space="preserve">from the table </w:t>
      </w:r>
      <w:r w:rsidRPr="003F71C5">
        <w:rPr>
          <w:rFonts w:ascii="Calibri" w:hAnsi="Calibri" w:cstheme="majorHAnsi"/>
          <w:sz w:val="24"/>
          <w:szCs w:val="24"/>
          <w:lang w:val="en-US"/>
        </w:rPr>
        <w:t xml:space="preserve">to </w:t>
      </w:r>
      <w:r w:rsidR="007C3C7F">
        <w:rPr>
          <w:rFonts w:ascii="Calibri" w:hAnsi="Calibri" w:cstheme="majorHAnsi"/>
          <w:sz w:val="24"/>
          <w:szCs w:val="24"/>
          <w:lang w:val="en-US"/>
        </w:rPr>
        <w:t xml:space="preserve">start </w:t>
      </w:r>
      <w:r w:rsidR="00C25B0B">
        <w:rPr>
          <w:rFonts w:ascii="Calibri" w:hAnsi="Calibri" w:cstheme="majorHAnsi"/>
          <w:sz w:val="24"/>
          <w:szCs w:val="24"/>
          <w:lang w:val="en-US"/>
        </w:rPr>
        <w:t>game</w:t>
      </w:r>
      <w:r w:rsidRPr="003F71C5">
        <w:rPr>
          <w:rFonts w:ascii="Calibri" w:hAnsi="Calibri" w:cstheme="majorHAnsi"/>
          <w:sz w:val="24"/>
          <w:szCs w:val="24"/>
          <w:lang w:val="en-US"/>
        </w:rPr>
        <w:t>.</w:t>
      </w:r>
    </w:p>
    <w:p w:rsidR="00415CA4" w:rsidRPr="003F71C5" w:rsidRDefault="001D2A06" w:rsidP="00BA7C0F">
      <w:pPr>
        <w:pStyle w:val="Body"/>
        <w:numPr>
          <w:ilvl w:val="0"/>
          <w:numId w:val="8"/>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Game is started by the system</w:t>
      </w:r>
      <w:r w:rsidR="00436672">
        <w:rPr>
          <w:rFonts w:ascii="Calibri" w:hAnsi="Calibri" w:cstheme="majorHAnsi"/>
          <w:sz w:val="24"/>
          <w:szCs w:val="24"/>
          <w:lang w:val="en-US"/>
        </w:rPr>
        <w:t xml:space="preserve"> successfully</w:t>
      </w:r>
      <w:r w:rsidRPr="003F71C5">
        <w:rPr>
          <w:rFonts w:ascii="Calibri" w:hAnsi="Calibri" w:cstheme="majorHAnsi"/>
          <w:sz w:val="24"/>
          <w:szCs w:val="24"/>
          <w:lang w:val="en-US"/>
        </w:rPr>
        <w:t>.</w:t>
      </w:r>
    </w:p>
    <w:p w:rsidR="00415CA4" w:rsidRPr="003F71C5" w:rsidRDefault="001D2A06" w:rsidP="00BA7C0F">
      <w:pPr>
        <w:pStyle w:val="Body"/>
        <w:spacing w:line="480" w:lineRule="auto"/>
        <w:jc w:val="both"/>
        <w:rPr>
          <w:rFonts w:ascii="Calibri" w:hAnsi="Calibri" w:cstheme="majorHAnsi"/>
          <w:sz w:val="24"/>
          <w:szCs w:val="24"/>
        </w:rPr>
      </w:pPr>
      <w:r w:rsidRPr="003F71C5">
        <w:rPr>
          <w:rFonts w:ascii="Calibri" w:hAnsi="Calibri" w:cstheme="majorHAnsi"/>
          <w:sz w:val="24"/>
          <w:szCs w:val="24"/>
          <w:lang w:val="en-US"/>
        </w:rPr>
        <w:lastRenderedPageBreak/>
        <w:t>Entry Condition:</w:t>
      </w:r>
      <w:r w:rsidRPr="003F71C5">
        <w:rPr>
          <w:rFonts w:ascii="Calibri" w:hAnsi="Calibri" w:cstheme="majorHAnsi"/>
          <w:sz w:val="24"/>
          <w:szCs w:val="24"/>
          <w:lang w:val="en-US"/>
        </w:rPr>
        <w:tab/>
      </w:r>
      <w:r w:rsidR="00436672" w:rsidRPr="003F71C5">
        <w:rPr>
          <w:rFonts w:ascii="Calibri" w:hAnsi="Calibri" w:cstheme="majorHAnsi"/>
          <w:sz w:val="24"/>
          <w:szCs w:val="24"/>
          <w:lang w:val="en-US"/>
        </w:rPr>
        <w:t xml:space="preserve">Player chooses </w:t>
      </w:r>
      <w:r w:rsidR="007C3C7F">
        <w:rPr>
          <w:rFonts w:ascii="Calibri" w:hAnsi="Calibri" w:cstheme="majorHAnsi"/>
          <w:sz w:val="24"/>
          <w:szCs w:val="24"/>
          <w:lang w:val="en-US"/>
        </w:rPr>
        <w:t>‘</w:t>
      </w:r>
      <w:r w:rsidR="00436672">
        <w:rPr>
          <w:rFonts w:ascii="Calibri" w:hAnsi="Calibri" w:cstheme="majorHAnsi"/>
          <w:sz w:val="24"/>
          <w:szCs w:val="24"/>
          <w:lang w:val="en-US"/>
        </w:rPr>
        <w:t>l</w:t>
      </w:r>
      <w:r w:rsidR="00436672" w:rsidRPr="003F71C5">
        <w:rPr>
          <w:rFonts w:ascii="Calibri" w:hAnsi="Calibri" w:cstheme="majorHAnsi"/>
          <w:sz w:val="24"/>
          <w:szCs w:val="24"/>
          <w:lang w:val="en-US"/>
        </w:rPr>
        <w:t xml:space="preserve">oad </w:t>
      </w:r>
      <w:r w:rsidR="00436672">
        <w:rPr>
          <w:rFonts w:ascii="Calibri" w:hAnsi="Calibri" w:cstheme="majorHAnsi"/>
          <w:sz w:val="24"/>
          <w:szCs w:val="24"/>
          <w:lang w:val="en-US"/>
        </w:rPr>
        <w:t>g</w:t>
      </w:r>
      <w:r w:rsidR="00436672" w:rsidRPr="003F71C5">
        <w:rPr>
          <w:rFonts w:ascii="Calibri" w:hAnsi="Calibri" w:cstheme="majorHAnsi"/>
          <w:sz w:val="24"/>
          <w:szCs w:val="24"/>
          <w:lang w:val="en-US"/>
        </w:rPr>
        <w:t>ame</w:t>
      </w:r>
      <w:r w:rsidR="007C3C7F">
        <w:rPr>
          <w:rFonts w:ascii="Calibri" w:hAnsi="Calibri" w:cstheme="majorHAnsi"/>
          <w:sz w:val="24"/>
          <w:szCs w:val="24"/>
          <w:lang w:val="en-US"/>
        </w:rPr>
        <w:t>’</w:t>
      </w:r>
      <w:r w:rsidR="00436672">
        <w:rPr>
          <w:rFonts w:ascii="Calibri" w:hAnsi="Calibri" w:cstheme="majorHAnsi"/>
          <w:sz w:val="24"/>
          <w:szCs w:val="24"/>
          <w:lang w:val="en-US"/>
        </w:rPr>
        <w:t xml:space="preserve"> choice</w:t>
      </w:r>
      <w:r w:rsidR="00436672" w:rsidRPr="003F71C5">
        <w:rPr>
          <w:rFonts w:ascii="Calibri" w:hAnsi="Calibri" w:cstheme="majorHAnsi"/>
          <w:sz w:val="24"/>
          <w:szCs w:val="24"/>
          <w:lang w:val="en-US"/>
        </w:rPr>
        <w:t xml:space="preserve"> from the main menu</w:t>
      </w:r>
      <w:r w:rsidR="00436672">
        <w:rPr>
          <w:rFonts w:ascii="Calibri" w:hAnsi="Calibri" w:cstheme="majorHAnsi"/>
          <w:sz w:val="24"/>
          <w:szCs w:val="24"/>
          <w:lang w:val="en-US"/>
        </w:rPr>
        <w:t xml:space="preserve"> panel of the game</w:t>
      </w:r>
      <w:r w:rsidRPr="003F71C5">
        <w:rPr>
          <w:rFonts w:ascii="Calibri" w:hAnsi="Calibri" w:cstheme="majorHAnsi"/>
          <w:sz w:val="24"/>
          <w:szCs w:val="24"/>
          <w:lang w:val="en-US"/>
        </w:rPr>
        <w:t>.</w:t>
      </w:r>
    </w:p>
    <w:p w:rsidR="00436672" w:rsidRPr="003F71C5" w:rsidRDefault="001D2A06" w:rsidP="00436672">
      <w:pPr>
        <w:pStyle w:val="Body"/>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Exit Condition:</w:t>
      </w:r>
      <w:r w:rsidRPr="003F71C5">
        <w:rPr>
          <w:rFonts w:ascii="Calibri" w:hAnsi="Calibri" w:cstheme="majorHAnsi"/>
          <w:sz w:val="24"/>
          <w:szCs w:val="24"/>
          <w:lang w:val="en-US"/>
        </w:rPr>
        <w:tab/>
      </w:r>
      <w:r w:rsidR="00436672">
        <w:rPr>
          <w:rFonts w:ascii="Calibri" w:hAnsi="Calibri" w:cstheme="majorHAnsi"/>
          <w:sz w:val="24"/>
          <w:szCs w:val="24"/>
          <w:lang w:val="en-US"/>
        </w:rPr>
        <w:tab/>
      </w:r>
      <w:r w:rsidR="008B6234">
        <w:rPr>
          <w:rFonts w:ascii="Calibri" w:hAnsi="Calibri" w:cstheme="majorHAnsi"/>
          <w:sz w:val="24"/>
          <w:szCs w:val="24"/>
          <w:lang w:val="en-US"/>
        </w:rPr>
        <w:t>Saved g</w:t>
      </w:r>
      <w:r w:rsidR="00436672" w:rsidRPr="003F71C5">
        <w:rPr>
          <w:rFonts w:ascii="Calibri" w:hAnsi="Calibri" w:cstheme="majorHAnsi"/>
          <w:sz w:val="24"/>
          <w:szCs w:val="24"/>
          <w:lang w:val="en-US"/>
        </w:rPr>
        <w:t>ame</w:t>
      </w:r>
      <w:r w:rsidR="008B6234">
        <w:rPr>
          <w:rFonts w:ascii="Calibri" w:hAnsi="Calibri" w:cstheme="majorHAnsi"/>
          <w:sz w:val="24"/>
          <w:szCs w:val="24"/>
          <w:lang w:val="en-US"/>
        </w:rPr>
        <w:t xml:space="preserve"> that is chosen</w:t>
      </w:r>
      <w:r w:rsidR="00436672" w:rsidRPr="003F71C5">
        <w:rPr>
          <w:rFonts w:ascii="Calibri" w:hAnsi="Calibri" w:cstheme="majorHAnsi"/>
          <w:sz w:val="24"/>
          <w:szCs w:val="24"/>
          <w:lang w:val="en-US"/>
        </w:rPr>
        <w:t xml:space="preserve"> is started by the system</w:t>
      </w:r>
      <w:r w:rsidR="00436672">
        <w:rPr>
          <w:rFonts w:ascii="Calibri" w:hAnsi="Calibri" w:cstheme="majorHAnsi"/>
          <w:sz w:val="24"/>
          <w:szCs w:val="24"/>
          <w:lang w:val="en-US"/>
        </w:rPr>
        <w:t xml:space="preserve"> successfully</w:t>
      </w:r>
      <w:r w:rsidR="00436672" w:rsidRPr="003F71C5">
        <w:rPr>
          <w:rFonts w:ascii="Calibri" w:hAnsi="Calibri" w:cstheme="majorHAnsi"/>
          <w:sz w:val="24"/>
          <w:szCs w:val="24"/>
          <w:lang w:val="en-US"/>
        </w:rPr>
        <w:t>.</w:t>
      </w:r>
    </w:p>
    <w:p w:rsidR="00436672" w:rsidRDefault="008779B5" w:rsidP="00436672">
      <w:pPr>
        <w:pStyle w:val="Body"/>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Alternative Flow of Events:</w:t>
      </w:r>
      <w:r w:rsidR="00436672" w:rsidRPr="00436672">
        <w:rPr>
          <w:rFonts w:ascii="Calibri" w:hAnsi="Calibri" w:cstheme="majorHAnsi"/>
          <w:sz w:val="24"/>
          <w:szCs w:val="24"/>
          <w:lang w:val="en-US"/>
        </w:rPr>
        <w:t xml:space="preserve"> </w:t>
      </w:r>
    </w:p>
    <w:p w:rsidR="00436672" w:rsidRDefault="00436672" w:rsidP="00436672">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Player drops the idea of loading game and he backs to the main menu.</w:t>
      </w:r>
    </w:p>
    <w:p w:rsidR="004C049E" w:rsidRPr="00436672" w:rsidRDefault="004C049E" w:rsidP="00436672">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There is no pre-saved game on the list, </w:t>
      </w:r>
      <w:r w:rsidR="007C3C7F">
        <w:rPr>
          <w:rFonts w:ascii="Calibri" w:hAnsi="Calibri" w:cstheme="majorHAnsi"/>
          <w:sz w:val="24"/>
          <w:szCs w:val="24"/>
          <w:lang w:val="en-US"/>
        </w:rPr>
        <w:t>and then</w:t>
      </w:r>
      <w:r>
        <w:rPr>
          <w:rFonts w:ascii="Calibri" w:hAnsi="Calibri" w:cstheme="majorHAnsi"/>
          <w:sz w:val="24"/>
          <w:szCs w:val="24"/>
          <w:lang w:val="en-US"/>
        </w:rPr>
        <w:t xml:space="preserve"> player backs to the main menu.</w:t>
      </w:r>
    </w:p>
    <w:p w:rsidR="00415CA4" w:rsidRPr="003F71C5" w:rsidRDefault="001D2A06" w:rsidP="00BA7C0F">
      <w:pPr>
        <w:pStyle w:val="Heading4"/>
        <w:spacing w:line="480" w:lineRule="auto"/>
        <w:jc w:val="both"/>
        <w:rPr>
          <w:rFonts w:ascii="Calibri" w:hAnsi="Calibri"/>
        </w:rPr>
      </w:pPr>
      <w:r w:rsidRPr="003F71C5">
        <w:rPr>
          <w:rFonts w:ascii="Calibri" w:hAnsi="Calibri"/>
        </w:rPr>
        <w:t>Use Case 3</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t>View Credits</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Pr="003F71C5" w:rsidRDefault="008779B5"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rsidR="00415CA4" w:rsidRDefault="00410943"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 chooses ‘view credits’ option from the main menu of the game.</w:t>
      </w:r>
    </w:p>
    <w:p w:rsidR="008A6780" w:rsidRPr="003F71C5" w:rsidRDefault="008A6780" w:rsidP="008A6780">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Credits </w:t>
      </w:r>
      <w:r w:rsidR="00410943">
        <w:rPr>
          <w:rFonts w:ascii="Calibri" w:hAnsi="Calibri" w:cstheme="majorHAnsi"/>
          <w:sz w:val="24"/>
          <w:szCs w:val="24"/>
          <w:lang w:val="en-US"/>
        </w:rPr>
        <w:t>panel</w:t>
      </w:r>
      <w:r w:rsidRPr="003F71C5">
        <w:rPr>
          <w:rFonts w:ascii="Calibri" w:hAnsi="Calibri" w:cstheme="majorHAnsi"/>
          <w:sz w:val="24"/>
          <w:szCs w:val="24"/>
          <w:lang w:val="en-US"/>
        </w:rPr>
        <w:t xml:space="preserve"> is created by the system.</w:t>
      </w:r>
    </w:p>
    <w:p w:rsidR="00415CA4"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w:t>
      </w:r>
      <w:r w:rsidR="007C3C7F">
        <w:rPr>
          <w:rFonts w:ascii="Calibri" w:hAnsi="Calibri" w:cstheme="majorHAnsi"/>
          <w:sz w:val="24"/>
          <w:szCs w:val="24"/>
          <w:lang w:val="en-US"/>
        </w:rPr>
        <w:t>views</w:t>
      </w:r>
      <w:r w:rsidRPr="003F71C5">
        <w:rPr>
          <w:rFonts w:ascii="Calibri" w:hAnsi="Calibri" w:cstheme="majorHAnsi"/>
          <w:sz w:val="24"/>
          <w:szCs w:val="24"/>
          <w:lang w:val="en-US"/>
        </w:rPr>
        <w:t xml:space="preserve"> names, e-mails of developers and current version of the game.</w:t>
      </w:r>
      <w:r w:rsidR="00410943">
        <w:rPr>
          <w:rFonts w:ascii="Calibri" w:hAnsi="Calibri" w:cstheme="majorHAnsi"/>
          <w:sz w:val="24"/>
          <w:szCs w:val="24"/>
          <w:lang w:val="en-US"/>
        </w:rPr>
        <w:t xml:space="preserve"> </w:t>
      </w:r>
    </w:p>
    <w:p w:rsidR="00410943" w:rsidRPr="003F71C5" w:rsidRDefault="00410943"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After player views the credits, he or she backs from this panel to the main menu.</w:t>
      </w:r>
    </w:p>
    <w:p w:rsidR="00410943" w:rsidRDefault="001D2A06"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t>Pl</w:t>
      </w:r>
      <w:r w:rsidR="00410943">
        <w:rPr>
          <w:rFonts w:ascii="Calibri" w:hAnsi="Calibri" w:cstheme="majorHAnsi"/>
          <w:sz w:val="24"/>
          <w:szCs w:val="24"/>
          <w:lang w:val="en-US"/>
        </w:rPr>
        <w:t>ayer chooses ‘view credits’ option from the main menu of the game.</w:t>
      </w:r>
    </w:p>
    <w:p w:rsidR="008779B5" w:rsidRPr="003F71C5" w:rsidRDefault="001D2A06" w:rsidP="00E15057">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Exit condition:</w:t>
      </w:r>
      <w:r w:rsidR="00203777" w:rsidRPr="003F71C5">
        <w:rPr>
          <w:rFonts w:ascii="Calibri" w:hAnsi="Calibri" w:cstheme="majorHAnsi"/>
          <w:sz w:val="24"/>
          <w:szCs w:val="24"/>
          <w:lang w:val="en-US"/>
        </w:rPr>
        <w:tab/>
      </w:r>
      <w:r w:rsidRPr="003F71C5">
        <w:rPr>
          <w:rFonts w:ascii="Calibri" w:hAnsi="Calibri" w:cstheme="majorHAnsi"/>
          <w:sz w:val="24"/>
          <w:szCs w:val="24"/>
          <w:lang w:val="en-US"/>
        </w:rPr>
        <w:tab/>
      </w:r>
      <w:r w:rsidR="00E15057" w:rsidRPr="003F71C5">
        <w:rPr>
          <w:rFonts w:ascii="Calibri" w:hAnsi="Calibri" w:cstheme="majorHAnsi"/>
          <w:sz w:val="24"/>
          <w:szCs w:val="24"/>
          <w:lang w:val="en-US"/>
        </w:rPr>
        <w:t>Pl</w:t>
      </w:r>
      <w:r w:rsidR="00E15057">
        <w:rPr>
          <w:rFonts w:ascii="Calibri" w:hAnsi="Calibri" w:cstheme="majorHAnsi"/>
          <w:sz w:val="24"/>
          <w:szCs w:val="24"/>
          <w:lang w:val="en-US"/>
        </w:rPr>
        <w:t>ayer backs from credits panel to the main menu.</w:t>
      </w:r>
    </w:p>
    <w:p w:rsidR="00415CA4" w:rsidRPr="003F71C5" w:rsidRDefault="00230835" w:rsidP="00BA7C0F">
      <w:pPr>
        <w:pStyle w:val="Heading4"/>
        <w:spacing w:line="480" w:lineRule="auto"/>
        <w:jc w:val="both"/>
        <w:rPr>
          <w:rFonts w:ascii="Calibri" w:hAnsi="Calibri"/>
        </w:rPr>
      </w:pPr>
      <w:r w:rsidRPr="003F71C5">
        <w:rPr>
          <w:rFonts w:ascii="Calibri" w:hAnsi="Calibri"/>
        </w:rPr>
        <w:t>Use Case 4</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Name:</w:t>
      </w:r>
      <w:r w:rsidRPr="003F71C5">
        <w:rPr>
          <w:rFonts w:ascii="Calibri" w:hAnsi="Calibri" w:cstheme="majorHAnsi"/>
          <w:sz w:val="24"/>
          <w:szCs w:val="24"/>
          <w:lang w:val="en-US"/>
        </w:rPr>
        <w:tab/>
      </w:r>
      <w:r w:rsidRPr="003F71C5">
        <w:rPr>
          <w:rFonts w:ascii="Calibri" w:hAnsi="Calibri" w:cstheme="majorHAnsi"/>
          <w:sz w:val="24"/>
          <w:szCs w:val="24"/>
          <w:lang w:val="en-US"/>
        </w:rPr>
        <w:tab/>
      </w:r>
      <w:r w:rsidRPr="003F71C5">
        <w:rPr>
          <w:rFonts w:ascii="Calibri" w:hAnsi="Calibri" w:cstheme="majorHAnsi"/>
          <w:sz w:val="24"/>
          <w:szCs w:val="24"/>
          <w:lang w:val="en-US"/>
        </w:rPr>
        <w:tab/>
      </w:r>
      <w:commentRangeStart w:id="37"/>
      <w:r w:rsidRPr="003F71C5">
        <w:rPr>
          <w:rFonts w:ascii="Calibri" w:hAnsi="Calibri" w:cstheme="majorHAnsi"/>
          <w:sz w:val="24"/>
          <w:szCs w:val="24"/>
          <w:lang w:val="en-US"/>
        </w:rPr>
        <w:t>Help</w:t>
      </w:r>
      <w:commentRangeEnd w:id="37"/>
      <w:r w:rsidR="00C667B6">
        <w:rPr>
          <w:rStyle w:val="CommentReference"/>
          <w:rFonts w:ascii="Times New Roman" w:hAnsi="Times New Roman" w:cs="Times New Roman"/>
          <w:color w:val="auto"/>
          <w:lang w:val="en-US" w:eastAsia="en-US"/>
        </w:rPr>
        <w:commentReference w:id="37"/>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Pr="003F71C5" w:rsidRDefault="008779B5"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rsidR="00415CA4" w:rsidRPr="003F71C5"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Player chooses </w:t>
      </w:r>
      <w:r w:rsidR="008015D5">
        <w:rPr>
          <w:rFonts w:ascii="Calibri" w:hAnsi="Calibri" w:cstheme="majorHAnsi"/>
          <w:sz w:val="24"/>
          <w:szCs w:val="24"/>
          <w:lang w:val="en-US"/>
        </w:rPr>
        <w:t>‘h</w:t>
      </w:r>
      <w:r w:rsidRPr="003F71C5">
        <w:rPr>
          <w:rFonts w:ascii="Calibri" w:hAnsi="Calibri" w:cstheme="majorHAnsi"/>
          <w:sz w:val="24"/>
          <w:szCs w:val="24"/>
          <w:lang w:val="en-US"/>
        </w:rPr>
        <w:t>elp</w:t>
      </w:r>
      <w:r w:rsidR="008015D5">
        <w:rPr>
          <w:rFonts w:ascii="Calibri" w:hAnsi="Calibri" w:cstheme="majorHAnsi"/>
          <w:sz w:val="24"/>
          <w:szCs w:val="24"/>
          <w:lang w:val="en-US"/>
        </w:rPr>
        <w:t>’</w:t>
      </w:r>
      <w:r w:rsidRPr="003F71C5">
        <w:rPr>
          <w:rFonts w:ascii="Calibri" w:hAnsi="Calibri" w:cstheme="majorHAnsi"/>
          <w:sz w:val="24"/>
          <w:szCs w:val="24"/>
          <w:lang w:val="en-US"/>
        </w:rPr>
        <w:t xml:space="preserve"> </w:t>
      </w:r>
      <w:r w:rsidR="008015D5">
        <w:rPr>
          <w:rFonts w:ascii="Calibri" w:hAnsi="Calibri" w:cstheme="majorHAnsi"/>
          <w:sz w:val="24"/>
          <w:szCs w:val="24"/>
          <w:lang w:val="en-US"/>
        </w:rPr>
        <w:t>option</w:t>
      </w:r>
      <w:r w:rsidR="00CC685A">
        <w:rPr>
          <w:rFonts w:ascii="Calibri" w:hAnsi="Calibri" w:cstheme="majorHAnsi"/>
          <w:sz w:val="24"/>
          <w:szCs w:val="24"/>
          <w:lang w:val="en-US"/>
        </w:rPr>
        <w:t xml:space="preserve"> </w:t>
      </w:r>
      <w:r w:rsidRPr="003F71C5">
        <w:rPr>
          <w:rFonts w:ascii="Calibri" w:hAnsi="Calibri" w:cstheme="majorHAnsi"/>
          <w:sz w:val="24"/>
          <w:szCs w:val="24"/>
          <w:lang w:val="en-US"/>
        </w:rPr>
        <w:t>from the main menu</w:t>
      </w:r>
      <w:r w:rsidR="00CC685A">
        <w:rPr>
          <w:rFonts w:ascii="Calibri" w:hAnsi="Calibri" w:cstheme="majorHAnsi"/>
          <w:sz w:val="24"/>
          <w:szCs w:val="24"/>
          <w:lang w:val="en-US"/>
        </w:rPr>
        <w:t xml:space="preserve"> to read instructions about the game</w:t>
      </w:r>
      <w:r w:rsidRPr="003F71C5">
        <w:rPr>
          <w:rFonts w:ascii="Calibri" w:hAnsi="Calibri" w:cstheme="majorHAnsi"/>
          <w:sz w:val="24"/>
          <w:szCs w:val="24"/>
          <w:lang w:val="en-US"/>
        </w:rPr>
        <w:t>.</w:t>
      </w:r>
    </w:p>
    <w:p w:rsidR="00415CA4" w:rsidRDefault="001D2A06" w:rsidP="00BA7C0F">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System shows information about the main aim, abilities of the character, bonuses, how to use them, and how to move the character.</w:t>
      </w:r>
    </w:p>
    <w:p w:rsidR="00CC685A" w:rsidRPr="003F71C5" w:rsidRDefault="00CC685A" w:rsidP="00BA7C0F">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lastRenderedPageBreak/>
        <w:t>Player reads all instructions from this panel and backs to the main menu of the game.</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Entry Condition:</w:t>
      </w:r>
      <w:r w:rsidRPr="003F71C5">
        <w:rPr>
          <w:rFonts w:ascii="Calibri" w:hAnsi="Calibri" w:cstheme="majorHAnsi"/>
          <w:sz w:val="24"/>
          <w:szCs w:val="24"/>
          <w:lang w:val="en-US"/>
        </w:rPr>
        <w:tab/>
        <w:t xml:space="preserve">User should choose the </w:t>
      </w:r>
      <w:r w:rsidR="008015D5">
        <w:rPr>
          <w:rFonts w:ascii="Calibri" w:hAnsi="Calibri" w:cstheme="majorHAnsi"/>
          <w:sz w:val="24"/>
          <w:szCs w:val="24"/>
          <w:lang w:val="en-US"/>
        </w:rPr>
        <w:t>‘help’</w:t>
      </w:r>
      <w:r w:rsidRPr="003F71C5">
        <w:rPr>
          <w:rFonts w:ascii="Calibri" w:hAnsi="Calibri" w:cstheme="majorHAnsi"/>
          <w:sz w:val="24"/>
          <w:szCs w:val="24"/>
          <w:lang w:val="en-US"/>
        </w:rPr>
        <w:t xml:space="preserve"> </w:t>
      </w:r>
      <w:r w:rsidR="008015D5">
        <w:rPr>
          <w:rFonts w:ascii="Calibri" w:hAnsi="Calibri" w:cstheme="majorHAnsi"/>
          <w:sz w:val="24"/>
          <w:szCs w:val="24"/>
          <w:lang w:val="en-US"/>
        </w:rPr>
        <w:t>option</w:t>
      </w:r>
      <w:r w:rsidRPr="003F71C5">
        <w:rPr>
          <w:rFonts w:ascii="Calibri" w:hAnsi="Calibri" w:cstheme="majorHAnsi"/>
          <w:sz w:val="24"/>
          <w:szCs w:val="24"/>
          <w:lang w:val="en-US"/>
        </w:rPr>
        <w:t xml:space="preserve"> from the main menu.</w:t>
      </w:r>
    </w:p>
    <w:p w:rsidR="008779B5" w:rsidRPr="003F71C5" w:rsidRDefault="001D2A06" w:rsidP="003C4301">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Exit Condition:</w:t>
      </w:r>
      <w:r w:rsidRPr="003F71C5">
        <w:rPr>
          <w:rFonts w:ascii="Calibri" w:hAnsi="Calibri" w:cstheme="majorHAnsi"/>
          <w:sz w:val="24"/>
          <w:szCs w:val="24"/>
          <w:lang w:val="en-US"/>
        </w:rPr>
        <w:tab/>
      </w:r>
      <w:r w:rsidR="00BD641D" w:rsidRPr="003F71C5">
        <w:rPr>
          <w:rFonts w:ascii="Calibri" w:hAnsi="Calibri" w:cstheme="majorHAnsi"/>
          <w:sz w:val="24"/>
          <w:szCs w:val="24"/>
          <w:lang w:val="en-US"/>
        </w:rPr>
        <w:tab/>
      </w:r>
      <w:r w:rsidRPr="003F71C5">
        <w:rPr>
          <w:rFonts w:ascii="Calibri" w:hAnsi="Calibri" w:cstheme="majorHAnsi"/>
          <w:sz w:val="24"/>
          <w:szCs w:val="24"/>
          <w:lang w:val="en-US"/>
        </w:rPr>
        <w:t>User should</w:t>
      </w:r>
      <w:r w:rsidR="00CC685A">
        <w:rPr>
          <w:rFonts w:ascii="Calibri" w:hAnsi="Calibri" w:cstheme="majorHAnsi"/>
          <w:sz w:val="24"/>
          <w:szCs w:val="24"/>
          <w:lang w:val="en-US"/>
        </w:rPr>
        <w:t xml:space="preserve"> </w:t>
      </w:r>
      <w:r w:rsidR="008015D5">
        <w:rPr>
          <w:rFonts w:ascii="Calibri" w:hAnsi="Calibri" w:cstheme="majorHAnsi"/>
          <w:sz w:val="24"/>
          <w:szCs w:val="24"/>
          <w:lang w:val="en-US"/>
        </w:rPr>
        <w:t>back</w:t>
      </w:r>
      <w:r w:rsidR="00CC685A">
        <w:rPr>
          <w:rFonts w:ascii="Calibri" w:hAnsi="Calibri" w:cstheme="majorHAnsi"/>
          <w:sz w:val="24"/>
          <w:szCs w:val="24"/>
          <w:lang w:val="en-US"/>
        </w:rPr>
        <w:t xml:space="preserve"> from </w:t>
      </w:r>
      <w:r w:rsidR="008015D5">
        <w:rPr>
          <w:rFonts w:ascii="Calibri" w:hAnsi="Calibri" w:cstheme="majorHAnsi"/>
          <w:sz w:val="24"/>
          <w:szCs w:val="24"/>
          <w:lang w:val="en-US"/>
        </w:rPr>
        <w:t>h</w:t>
      </w:r>
      <w:r w:rsidR="00CC685A">
        <w:rPr>
          <w:rFonts w:ascii="Calibri" w:hAnsi="Calibri" w:cstheme="majorHAnsi"/>
          <w:sz w:val="24"/>
          <w:szCs w:val="24"/>
          <w:lang w:val="en-US"/>
        </w:rPr>
        <w:t xml:space="preserve">elp </w:t>
      </w:r>
      <w:r w:rsidR="008015D5">
        <w:rPr>
          <w:rFonts w:ascii="Calibri" w:hAnsi="Calibri" w:cstheme="majorHAnsi"/>
          <w:sz w:val="24"/>
          <w:szCs w:val="24"/>
          <w:lang w:val="en-US"/>
        </w:rPr>
        <w:t>menu to the main menu</w:t>
      </w:r>
      <w:r w:rsidR="00CC685A">
        <w:rPr>
          <w:rFonts w:ascii="Calibri" w:hAnsi="Calibri" w:cstheme="majorHAnsi"/>
          <w:sz w:val="24"/>
          <w:szCs w:val="24"/>
          <w:lang w:val="en-US"/>
        </w:rPr>
        <w:t>.</w:t>
      </w:r>
    </w:p>
    <w:p w:rsidR="00415CA4" w:rsidRPr="003F71C5" w:rsidRDefault="00230835" w:rsidP="00BA7C0F">
      <w:pPr>
        <w:pStyle w:val="Heading4"/>
        <w:spacing w:line="480" w:lineRule="auto"/>
        <w:jc w:val="both"/>
        <w:rPr>
          <w:rFonts w:ascii="Calibri" w:hAnsi="Calibri"/>
        </w:rPr>
      </w:pPr>
      <w:r w:rsidRPr="003F71C5">
        <w:rPr>
          <w:rFonts w:ascii="Calibri" w:hAnsi="Calibri"/>
        </w:rPr>
        <w:t>Use Case 5</w:t>
      </w:r>
    </w:p>
    <w:p w:rsidR="00415CA4" w:rsidRPr="003F71C5" w:rsidRDefault="001D2A06" w:rsidP="00BA7C0F">
      <w:pPr>
        <w:pStyle w:val="Default"/>
        <w:spacing w:after="200" w:line="480" w:lineRule="auto"/>
        <w:jc w:val="both"/>
        <w:rPr>
          <w:rFonts w:ascii="Calibri" w:hAnsi="Calibri" w:cstheme="majorHAnsi"/>
          <w:sz w:val="24"/>
          <w:szCs w:val="24"/>
        </w:rPr>
      </w:pPr>
      <w:r w:rsidRPr="003F71C5">
        <w:rPr>
          <w:rFonts w:ascii="Calibri" w:hAnsi="Calibri" w:cstheme="majorHAnsi"/>
          <w:sz w:val="24"/>
          <w:szCs w:val="24"/>
          <w:lang w:val="de-DE"/>
        </w:rPr>
        <w:t>Name:</w:t>
      </w:r>
      <w:r w:rsidR="003B0DBF" w:rsidRPr="003F71C5">
        <w:rPr>
          <w:rFonts w:ascii="Calibri" w:hAnsi="Calibri" w:cstheme="majorHAnsi"/>
          <w:b/>
          <w:bCs/>
          <w:sz w:val="24"/>
          <w:szCs w:val="24"/>
        </w:rPr>
        <w:t xml:space="preserve"> </w:t>
      </w:r>
      <w:r w:rsidR="003B0DBF" w:rsidRPr="003F71C5">
        <w:rPr>
          <w:rFonts w:ascii="Calibri" w:hAnsi="Calibri" w:cstheme="majorHAnsi"/>
          <w:b/>
          <w:bCs/>
          <w:sz w:val="24"/>
          <w:szCs w:val="24"/>
        </w:rPr>
        <w:tab/>
      </w:r>
      <w:r w:rsidR="003B0DBF" w:rsidRPr="003F71C5">
        <w:rPr>
          <w:rFonts w:ascii="Calibri" w:hAnsi="Calibri" w:cstheme="majorHAnsi"/>
          <w:b/>
          <w:bCs/>
          <w:sz w:val="24"/>
          <w:szCs w:val="24"/>
        </w:rPr>
        <w:tab/>
      </w:r>
      <w:r w:rsidR="00235D48">
        <w:rPr>
          <w:rFonts w:ascii="Calibri" w:hAnsi="Calibri" w:cstheme="majorHAnsi"/>
          <w:sz w:val="24"/>
          <w:szCs w:val="24"/>
          <w:lang w:val="en-US"/>
        </w:rPr>
        <w:tab/>
      </w:r>
      <w:r w:rsidR="00F260B8">
        <w:rPr>
          <w:rFonts w:ascii="Calibri" w:hAnsi="Calibri" w:cstheme="majorHAnsi"/>
          <w:sz w:val="24"/>
          <w:szCs w:val="24"/>
          <w:lang w:val="en-US"/>
        </w:rPr>
        <w:t>Change Settings</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Default="008779B5"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Main </w:t>
      </w:r>
      <w:r w:rsidR="001D2A06" w:rsidRPr="003F71C5">
        <w:rPr>
          <w:rFonts w:ascii="Calibri" w:hAnsi="Calibri" w:cstheme="majorHAnsi"/>
          <w:sz w:val="24"/>
          <w:szCs w:val="24"/>
          <w:lang w:val="en-US"/>
        </w:rPr>
        <w:t>Flow of Events:</w:t>
      </w:r>
    </w:p>
    <w:p w:rsidR="00524667" w:rsidRP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 xml:space="preserve">The game is started and from the main menu </w:t>
      </w:r>
      <w:r>
        <w:rPr>
          <w:rFonts w:ascii="Calibri" w:hAnsi="Calibri" w:cstheme="majorHAnsi"/>
          <w:sz w:val="24"/>
          <w:szCs w:val="24"/>
          <w:lang w:val="en-US"/>
        </w:rPr>
        <w:t>player</w:t>
      </w:r>
      <w:r w:rsidRPr="003F71C5">
        <w:rPr>
          <w:rFonts w:ascii="Calibri" w:hAnsi="Calibri" w:cstheme="majorHAnsi"/>
          <w:sz w:val="24"/>
          <w:szCs w:val="24"/>
          <w:lang w:val="en-US"/>
        </w:rPr>
        <w:t xml:space="preserve"> selects the </w:t>
      </w:r>
      <w:r>
        <w:rPr>
          <w:rFonts w:ascii="Calibri" w:hAnsi="Calibri" w:cstheme="majorHAnsi"/>
          <w:sz w:val="24"/>
          <w:szCs w:val="24"/>
          <w:lang w:val="de-DE"/>
        </w:rPr>
        <w:t>‘options‘ choice</w:t>
      </w:r>
      <w:r w:rsidRPr="003F71C5">
        <w:rPr>
          <w:rFonts w:ascii="Calibri" w:hAnsi="Calibri" w:cstheme="majorHAnsi"/>
          <w:sz w:val="24"/>
          <w:szCs w:val="24"/>
          <w:lang w:val="it-IT"/>
        </w:rPr>
        <w:t>.</w:t>
      </w:r>
    </w:p>
    <w:p w:rsid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Options panel is displayed on the screen</w:t>
      </w:r>
      <w:r>
        <w:rPr>
          <w:rFonts w:ascii="Calibri" w:hAnsi="Calibri" w:cstheme="majorHAnsi"/>
          <w:sz w:val="24"/>
          <w:szCs w:val="24"/>
          <w:lang w:val="en-US"/>
        </w:rPr>
        <w:t xml:space="preserve"> by the system</w:t>
      </w:r>
      <w:r w:rsidRPr="003F71C5">
        <w:rPr>
          <w:rFonts w:ascii="Calibri" w:hAnsi="Calibri" w:cstheme="majorHAnsi"/>
          <w:sz w:val="24"/>
          <w:szCs w:val="24"/>
          <w:lang w:val="en-US"/>
        </w:rPr>
        <w:t>.</w:t>
      </w:r>
    </w:p>
    <w:p w:rsidR="00524667" w:rsidRDefault="00524667" w:rsidP="00524667">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w:t>
      </w:r>
      <w:r w:rsidRPr="003F71C5">
        <w:rPr>
          <w:rFonts w:ascii="Calibri" w:hAnsi="Calibri" w:cstheme="majorHAnsi"/>
          <w:sz w:val="24"/>
          <w:szCs w:val="24"/>
          <w:lang w:val="en-US"/>
        </w:rPr>
        <w:t xml:space="preserve"> </w:t>
      </w:r>
      <w:commentRangeStart w:id="38"/>
      <w:r w:rsidRPr="003F71C5">
        <w:rPr>
          <w:rFonts w:ascii="Calibri" w:hAnsi="Calibri" w:cstheme="majorHAnsi"/>
          <w:sz w:val="24"/>
          <w:szCs w:val="24"/>
          <w:lang w:val="en-US"/>
        </w:rPr>
        <w:t>mutes</w:t>
      </w:r>
      <w:r>
        <w:rPr>
          <w:rFonts w:ascii="Calibri" w:hAnsi="Calibri" w:cstheme="majorHAnsi"/>
          <w:sz w:val="24"/>
          <w:szCs w:val="24"/>
          <w:lang w:val="en-US"/>
        </w:rPr>
        <w:t xml:space="preserve"> </w:t>
      </w:r>
      <w:commentRangeEnd w:id="38"/>
      <w:r w:rsidR="00C667B6">
        <w:rPr>
          <w:rStyle w:val="CommentReference"/>
          <w:rFonts w:ascii="Times New Roman" w:hAnsi="Times New Roman" w:cs="Times New Roman"/>
          <w:color w:val="auto"/>
          <w:lang w:val="en-US" w:eastAsia="en-US"/>
        </w:rPr>
        <w:commentReference w:id="38"/>
      </w:r>
      <w:r w:rsidRPr="003F71C5">
        <w:rPr>
          <w:rFonts w:ascii="Calibri" w:hAnsi="Calibri" w:cstheme="majorHAnsi"/>
          <w:sz w:val="24"/>
          <w:szCs w:val="24"/>
          <w:lang w:val="en-US"/>
        </w:rPr>
        <w:t xml:space="preserve">sound and the music </w:t>
      </w:r>
      <w:r>
        <w:rPr>
          <w:rFonts w:ascii="Calibri" w:hAnsi="Calibri" w:cstheme="majorHAnsi"/>
          <w:sz w:val="24"/>
          <w:szCs w:val="24"/>
          <w:lang w:val="en-US"/>
        </w:rPr>
        <w:t>from this panel</w:t>
      </w:r>
      <w:r w:rsidRPr="003F71C5">
        <w:rPr>
          <w:rFonts w:ascii="Calibri" w:hAnsi="Calibri" w:cstheme="majorHAnsi"/>
          <w:sz w:val="24"/>
          <w:szCs w:val="24"/>
          <w:lang w:val="en-US"/>
        </w:rPr>
        <w:t>.</w:t>
      </w:r>
    </w:p>
    <w:p w:rsidR="00524667" w:rsidRDefault="00524667" w:rsidP="00524667">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Settings will be saved by the system.</w:t>
      </w:r>
    </w:p>
    <w:p w:rsidR="00524667" w:rsidRPr="003F71C5" w:rsidRDefault="00524667" w:rsidP="00524667">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w:t>
      </w:r>
      <w:r w:rsidRPr="003F71C5">
        <w:rPr>
          <w:rFonts w:ascii="Calibri" w:hAnsi="Calibri" w:cstheme="majorHAnsi"/>
          <w:sz w:val="24"/>
          <w:szCs w:val="24"/>
          <w:lang w:val="en-US"/>
        </w:rPr>
        <w:t xml:space="preserve"> returns to the main menu</w:t>
      </w:r>
      <w:r w:rsidRPr="003F71C5">
        <w:rPr>
          <w:rFonts w:ascii="Calibri" w:hAnsi="Calibri" w:cstheme="majorHAnsi"/>
          <w:sz w:val="24"/>
          <w:szCs w:val="24"/>
          <w:lang w:val="it-IT"/>
        </w:rPr>
        <w:t>.</w:t>
      </w:r>
    </w:p>
    <w:p w:rsidR="00415CA4" w:rsidRPr="003F71C5" w:rsidRDefault="001D2A06" w:rsidP="00BA7C0F">
      <w:pPr>
        <w:pStyle w:val="Default"/>
        <w:spacing w:after="160" w:line="480" w:lineRule="auto"/>
        <w:ind w:left="2160" w:hanging="2160"/>
        <w:jc w:val="both"/>
        <w:rPr>
          <w:rFonts w:ascii="Calibri" w:hAnsi="Calibri" w:cstheme="majorHAnsi"/>
          <w:sz w:val="24"/>
          <w:szCs w:val="24"/>
        </w:rPr>
      </w:pPr>
      <w:r w:rsidRPr="003F71C5">
        <w:rPr>
          <w:rFonts w:ascii="Calibri" w:hAnsi="Calibri" w:cstheme="majorHAnsi"/>
          <w:sz w:val="24"/>
          <w:szCs w:val="24"/>
          <w:lang w:val="en-US"/>
        </w:rPr>
        <w:t xml:space="preserve">Entry Condition: </w:t>
      </w:r>
      <w:r w:rsidRPr="003F71C5">
        <w:rPr>
          <w:rFonts w:ascii="Calibri" w:hAnsi="Calibri" w:cstheme="majorHAnsi"/>
          <w:sz w:val="24"/>
          <w:szCs w:val="24"/>
        </w:rPr>
        <w:tab/>
      </w:r>
      <w:r w:rsidR="00524667" w:rsidRPr="003F71C5">
        <w:rPr>
          <w:rFonts w:ascii="Calibri" w:hAnsi="Calibri" w:cstheme="majorHAnsi"/>
          <w:sz w:val="24"/>
          <w:szCs w:val="24"/>
          <w:lang w:val="en-US"/>
        </w:rPr>
        <w:t xml:space="preserve">The game is started and from the main menu </w:t>
      </w:r>
      <w:r w:rsidR="00524667">
        <w:rPr>
          <w:rFonts w:ascii="Calibri" w:hAnsi="Calibri" w:cstheme="majorHAnsi"/>
          <w:sz w:val="24"/>
          <w:szCs w:val="24"/>
          <w:lang w:val="en-US"/>
        </w:rPr>
        <w:t>player</w:t>
      </w:r>
      <w:r w:rsidR="00524667" w:rsidRPr="003F71C5">
        <w:rPr>
          <w:rFonts w:ascii="Calibri" w:hAnsi="Calibri" w:cstheme="majorHAnsi"/>
          <w:sz w:val="24"/>
          <w:szCs w:val="24"/>
          <w:lang w:val="en-US"/>
        </w:rPr>
        <w:t xml:space="preserve"> selects the </w:t>
      </w:r>
      <w:r w:rsidR="00524667">
        <w:rPr>
          <w:rFonts w:ascii="Calibri" w:hAnsi="Calibri" w:cstheme="majorHAnsi"/>
          <w:sz w:val="24"/>
          <w:szCs w:val="24"/>
          <w:lang w:val="de-DE"/>
        </w:rPr>
        <w:t>‘options‘ choice.</w:t>
      </w:r>
    </w:p>
    <w:p w:rsidR="00415CA4" w:rsidRPr="003F71C5" w:rsidRDefault="001D2A06" w:rsidP="00BA7C0F">
      <w:pPr>
        <w:pStyle w:val="Default"/>
        <w:spacing w:after="160"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 xml:space="preserve">Exit Condition: </w:t>
      </w:r>
      <w:r w:rsidRPr="003F71C5">
        <w:rPr>
          <w:rFonts w:ascii="Calibri" w:hAnsi="Calibri" w:cstheme="majorHAnsi"/>
          <w:sz w:val="24"/>
          <w:szCs w:val="24"/>
        </w:rPr>
        <w:tab/>
      </w:r>
      <w:r w:rsidR="00524667">
        <w:rPr>
          <w:rFonts w:ascii="Calibri" w:hAnsi="Calibri" w:cstheme="majorHAnsi"/>
          <w:sz w:val="24"/>
          <w:szCs w:val="24"/>
          <w:lang w:val="en-US"/>
        </w:rPr>
        <w:t>Player backs to the main menu from options panel.</w:t>
      </w:r>
    </w:p>
    <w:p w:rsidR="00F260B8" w:rsidRDefault="00013EE0" w:rsidP="00F260B8">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Alternative Flow of Event</w:t>
      </w:r>
      <w:r w:rsidR="008779B5" w:rsidRPr="003F71C5">
        <w:rPr>
          <w:rFonts w:ascii="Calibri" w:hAnsi="Calibri" w:cstheme="majorHAnsi"/>
          <w:sz w:val="24"/>
          <w:szCs w:val="24"/>
          <w:lang w:val="en-US"/>
        </w:rPr>
        <w:t>:</w:t>
      </w:r>
      <w:r w:rsidR="00F260B8" w:rsidRPr="00F260B8">
        <w:rPr>
          <w:rFonts w:ascii="Calibri" w:hAnsi="Calibri" w:cstheme="majorHAnsi"/>
          <w:sz w:val="24"/>
          <w:szCs w:val="24"/>
          <w:lang w:val="en-US"/>
        </w:rPr>
        <w:t xml:space="preserve"> </w:t>
      </w:r>
    </w:p>
    <w:p w:rsidR="00B942D6" w:rsidRPr="00F260B8" w:rsidRDefault="00B942D6" w:rsidP="00F260B8">
      <w:pPr>
        <w:pStyle w:val="Body"/>
        <w:numPr>
          <w:ilvl w:val="0"/>
          <w:numId w:val="8"/>
        </w:numPr>
        <w:spacing w:line="480" w:lineRule="auto"/>
        <w:jc w:val="both"/>
        <w:rPr>
          <w:rFonts w:ascii="Calibri" w:hAnsi="Calibri" w:cstheme="majorHAnsi"/>
          <w:sz w:val="24"/>
          <w:szCs w:val="24"/>
          <w:lang w:val="en-US"/>
        </w:rPr>
      </w:pPr>
      <w:r w:rsidRPr="00F260B8">
        <w:rPr>
          <w:rFonts w:ascii="Calibri" w:hAnsi="Calibri" w:cstheme="majorHAnsi"/>
          <w:sz w:val="24"/>
          <w:szCs w:val="24"/>
          <w:lang w:val="en-US"/>
        </w:rPr>
        <w:t>Player does not change any settings from this panel and returns to the main menu.</w:t>
      </w:r>
    </w:p>
    <w:p w:rsidR="00415CA4" w:rsidRPr="003F71C5" w:rsidRDefault="00230835" w:rsidP="00BA7C0F">
      <w:pPr>
        <w:pStyle w:val="Heading4"/>
        <w:spacing w:line="480" w:lineRule="auto"/>
        <w:jc w:val="both"/>
        <w:rPr>
          <w:rFonts w:ascii="Calibri" w:hAnsi="Calibri"/>
        </w:rPr>
      </w:pPr>
      <w:r w:rsidRPr="003F71C5">
        <w:rPr>
          <w:rFonts w:ascii="Calibri" w:hAnsi="Calibri"/>
        </w:rPr>
        <w:t>Use Case 6</w:t>
      </w:r>
    </w:p>
    <w:p w:rsidR="00415CA4" w:rsidRPr="003F71C5" w:rsidRDefault="001D2A06" w:rsidP="00BA7C0F">
      <w:pPr>
        <w:pStyle w:val="Default"/>
        <w:spacing w:after="200" w:line="480" w:lineRule="auto"/>
        <w:jc w:val="both"/>
        <w:rPr>
          <w:rFonts w:ascii="Calibri" w:hAnsi="Calibri" w:cstheme="majorHAnsi"/>
          <w:sz w:val="24"/>
          <w:szCs w:val="24"/>
        </w:rPr>
      </w:pPr>
      <w:r w:rsidRPr="003F71C5">
        <w:rPr>
          <w:rFonts w:ascii="Calibri" w:hAnsi="Calibri" w:cstheme="majorHAnsi"/>
          <w:sz w:val="24"/>
          <w:szCs w:val="24"/>
          <w:lang w:val="de-DE"/>
        </w:rPr>
        <w:t>Name:</w:t>
      </w:r>
      <w:r w:rsidR="003B0DBF" w:rsidRPr="003F71C5">
        <w:rPr>
          <w:rFonts w:ascii="Calibri" w:hAnsi="Calibri" w:cstheme="majorHAnsi"/>
          <w:b/>
          <w:bCs/>
          <w:sz w:val="24"/>
          <w:szCs w:val="24"/>
        </w:rPr>
        <w:t xml:space="preserve"> </w:t>
      </w:r>
      <w:r w:rsidR="003B0DBF" w:rsidRPr="003F71C5">
        <w:rPr>
          <w:rFonts w:ascii="Calibri" w:hAnsi="Calibri" w:cstheme="majorHAnsi"/>
          <w:b/>
          <w:bCs/>
          <w:sz w:val="24"/>
          <w:szCs w:val="24"/>
        </w:rPr>
        <w:tab/>
      </w:r>
      <w:r w:rsidR="003B0DBF" w:rsidRPr="003F71C5">
        <w:rPr>
          <w:rFonts w:ascii="Calibri" w:hAnsi="Calibri" w:cstheme="majorHAnsi"/>
          <w:b/>
          <w:bCs/>
          <w:sz w:val="24"/>
          <w:szCs w:val="24"/>
        </w:rPr>
        <w:tab/>
      </w:r>
      <w:r w:rsidR="00F81D4A">
        <w:rPr>
          <w:rFonts w:ascii="Calibri" w:hAnsi="Calibri" w:cstheme="majorHAnsi"/>
          <w:b/>
          <w:bCs/>
          <w:sz w:val="24"/>
          <w:szCs w:val="24"/>
        </w:rPr>
        <w:tab/>
      </w:r>
      <w:r w:rsidRPr="003F71C5">
        <w:rPr>
          <w:rFonts w:ascii="Calibri" w:hAnsi="Calibri" w:cstheme="majorHAnsi"/>
          <w:sz w:val="24"/>
          <w:szCs w:val="24"/>
          <w:lang w:val="en-US"/>
        </w:rPr>
        <w:t>View High Scores</w:t>
      </w:r>
      <w:r w:rsidR="00F81D4A">
        <w:rPr>
          <w:rFonts w:ascii="Calibri" w:hAnsi="Calibri" w:cstheme="majorHAnsi"/>
          <w:sz w:val="24"/>
          <w:szCs w:val="24"/>
          <w:lang w:val="en-US"/>
        </w:rPr>
        <w:t xml:space="preserve"> List</w:t>
      </w:r>
    </w:p>
    <w:p w:rsidR="00415CA4" w:rsidRPr="003F71C5" w:rsidRDefault="001D2A06" w:rsidP="00BA7C0F">
      <w:pPr>
        <w:pStyle w:val="Default"/>
        <w:spacing w:line="480" w:lineRule="auto"/>
        <w:jc w:val="both"/>
        <w:rPr>
          <w:rFonts w:ascii="Calibri" w:hAnsi="Calibri" w:cstheme="majorHAnsi"/>
          <w:sz w:val="24"/>
          <w:szCs w:val="24"/>
        </w:rPr>
      </w:pPr>
      <w:r w:rsidRPr="003F71C5">
        <w:rPr>
          <w:rFonts w:ascii="Calibri" w:hAnsi="Calibri" w:cstheme="majorHAnsi"/>
          <w:sz w:val="24"/>
          <w:szCs w:val="24"/>
          <w:lang w:val="en-US"/>
        </w:rPr>
        <w:t>Participating Actors:</w:t>
      </w:r>
      <w:r w:rsidRPr="003F71C5">
        <w:rPr>
          <w:rFonts w:ascii="Calibri" w:hAnsi="Calibri" w:cstheme="majorHAnsi"/>
          <w:sz w:val="24"/>
          <w:szCs w:val="24"/>
          <w:lang w:val="en-US"/>
        </w:rPr>
        <w:tab/>
        <w:t>Player</w:t>
      </w:r>
    </w:p>
    <w:p w:rsidR="00415CA4" w:rsidRDefault="001D2A06" w:rsidP="00BA7C0F">
      <w:pPr>
        <w:pStyle w:val="Default"/>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Main Flow of Events:</w:t>
      </w:r>
    </w:p>
    <w:p w:rsidR="00A027F6" w:rsidRPr="00A027F6" w:rsidRDefault="00A027F6" w:rsidP="00A027F6">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lastRenderedPageBreak/>
        <w:t xml:space="preserve">The game is started and from the main menu </w:t>
      </w:r>
      <w:r w:rsidR="00F81D4A">
        <w:rPr>
          <w:rFonts w:ascii="Calibri" w:hAnsi="Calibri" w:cstheme="majorHAnsi"/>
          <w:sz w:val="24"/>
          <w:szCs w:val="24"/>
          <w:lang w:val="en-US"/>
        </w:rPr>
        <w:t>player</w:t>
      </w:r>
      <w:r w:rsidRPr="003F71C5">
        <w:rPr>
          <w:rFonts w:ascii="Calibri" w:hAnsi="Calibri" w:cstheme="majorHAnsi"/>
          <w:sz w:val="24"/>
          <w:szCs w:val="24"/>
          <w:lang w:val="en-US"/>
        </w:rPr>
        <w:t xml:space="preserve"> selects the </w:t>
      </w:r>
      <w:r w:rsidR="00F81D4A">
        <w:rPr>
          <w:rFonts w:ascii="Calibri" w:hAnsi="Calibri" w:cstheme="majorHAnsi"/>
          <w:sz w:val="24"/>
          <w:szCs w:val="24"/>
        </w:rPr>
        <w:t xml:space="preserve">’view </w:t>
      </w:r>
      <w:r w:rsidR="00F81D4A" w:rsidRPr="003F71C5">
        <w:rPr>
          <w:rFonts w:ascii="Calibri" w:hAnsi="Calibri" w:cstheme="majorHAnsi"/>
          <w:sz w:val="24"/>
          <w:szCs w:val="24"/>
          <w:lang w:val="en-US"/>
        </w:rPr>
        <w:t>high</w:t>
      </w:r>
      <w:r w:rsidRPr="003F71C5">
        <w:rPr>
          <w:rFonts w:ascii="Calibri" w:hAnsi="Calibri" w:cstheme="majorHAnsi"/>
          <w:sz w:val="24"/>
          <w:szCs w:val="24"/>
          <w:lang w:val="en-US"/>
        </w:rPr>
        <w:t xml:space="preserve"> </w:t>
      </w:r>
      <w:r w:rsidR="00F81D4A">
        <w:rPr>
          <w:rFonts w:ascii="Calibri" w:hAnsi="Calibri" w:cstheme="majorHAnsi"/>
          <w:sz w:val="24"/>
          <w:szCs w:val="24"/>
          <w:lang w:val="en-US"/>
        </w:rPr>
        <w:t>s</w:t>
      </w:r>
      <w:r w:rsidRPr="003F71C5">
        <w:rPr>
          <w:rFonts w:ascii="Calibri" w:hAnsi="Calibri" w:cstheme="majorHAnsi"/>
          <w:sz w:val="24"/>
          <w:szCs w:val="24"/>
          <w:lang w:val="en-US"/>
        </w:rPr>
        <w:t>cores</w:t>
      </w:r>
      <w:r w:rsidR="00F81D4A">
        <w:rPr>
          <w:rFonts w:ascii="Calibri" w:hAnsi="Calibri" w:cstheme="majorHAnsi"/>
          <w:sz w:val="24"/>
          <w:szCs w:val="24"/>
        </w:rPr>
        <w:t>’</w:t>
      </w:r>
      <w:r w:rsidRPr="003F71C5">
        <w:rPr>
          <w:rFonts w:ascii="Calibri" w:hAnsi="Calibri" w:cstheme="majorHAnsi"/>
          <w:sz w:val="24"/>
          <w:szCs w:val="24"/>
        </w:rPr>
        <w:t xml:space="preserve"> </w:t>
      </w:r>
      <w:r w:rsidR="00F81D4A">
        <w:rPr>
          <w:rFonts w:ascii="Calibri" w:hAnsi="Calibri" w:cstheme="majorHAnsi"/>
          <w:sz w:val="24"/>
          <w:szCs w:val="24"/>
          <w:lang w:val="it-IT"/>
        </w:rPr>
        <w:t>option</w:t>
      </w:r>
      <w:r w:rsidRPr="003F71C5">
        <w:rPr>
          <w:rFonts w:ascii="Calibri" w:hAnsi="Calibri" w:cstheme="majorHAnsi"/>
          <w:sz w:val="24"/>
          <w:szCs w:val="24"/>
          <w:lang w:val="it-IT"/>
        </w:rPr>
        <w:t>.</w:t>
      </w:r>
    </w:p>
    <w:p w:rsidR="00A027F6" w:rsidRDefault="00A027F6" w:rsidP="00A027F6">
      <w:pPr>
        <w:pStyle w:val="Default"/>
        <w:numPr>
          <w:ilvl w:val="0"/>
          <w:numId w:val="9"/>
        </w:numPr>
        <w:spacing w:line="480" w:lineRule="auto"/>
        <w:jc w:val="both"/>
        <w:rPr>
          <w:rFonts w:ascii="Calibri" w:hAnsi="Calibri" w:cstheme="majorHAnsi"/>
          <w:sz w:val="24"/>
          <w:szCs w:val="24"/>
          <w:lang w:val="en-US"/>
        </w:rPr>
      </w:pPr>
      <w:r w:rsidRPr="003F71C5">
        <w:rPr>
          <w:rFonts w:ascii="Calibri" w:hAnsi="Calibri" w:cstheme="majorHAnsi"/>
          <w:sz w:val="24"/>
          <w:szCs w:val="24"/>
          <w:lang w:val="en-US"/>
        </w:rPr>
        <w:t>High Scores panel is displayed on the screen</w:t>
      </w:r>
      <w:r w:rsidR="008A406E">
        <w:rPr>
          <w:rFonts w:ascii="Calibri" w:hAnsi="Calibri" w:cstheme="majorHAnsi"/>
          <w:sz w:val="24"/>
          <w:szCs w:val="24"/>
          <w:lang w:val="en-US"/>
        </w:rPr>
        <w:t xml:space="preserve"> by the system</w:t>
      </w:r>
      <w:r w:rsidRPr="003F71C5">
        <w:rPr>
          <w:rFonts w:ascii="Calibri" w:hAnsi="Calibri" w:cstheme="majorHAnsi"/>
          <w:sz w:val="24"/>
          <w:szCs w:val="24"/>
          <w:lang w:val="en-US"/>
        </w:rPr>
        <w:t xml:space="preserve">. </w:t>
      </w:r>
    </w:p>
    <w:p w:rsidR="00A027F6" w:rsidRDefault="008A406E" w:rsidP="00A027F6">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Player</w:t>
      </w:r>
      <w:r w:rsidR="00A027F6" w:rsidRPr="003F71C5">
        <w:rPr>
          <w:rFonts w:ascii="Calibri" w:hAnsi="Calibri" w:cstheme="majorHAnsi"/>
          <w:sz w:val="24"/>
          <w:szCs w:val="24"/>
          <w:lang w:val="en-US"/>
        </w:rPr>
        <w:t xml:space="preserve"> looks over the </w:t>
      </w:r>
      <w:r>
        <w:rPr>
          <w:rFonts w:ascii="Calibri" w:hAnsi="Calibri" w:cstheme="majorHAnsi"/>
          <w:sz w:val="24"/>
          <w:szCs w:val="24"/>
          <w:lang w:val="en-US"/>
        </w:rPr>
        <w:t>top ten scores that are previously played</w:t>
      </w:r>
      <w:r w:rsidR="00A027F6" w:rsidRPr="003F71C5">
        <w:rPr>
          <w:rFonts w:ascii="Calibri" w:hAnsi="Calibri" w:cstheme="majorHAnsi"/>
          <w:sz w:val="24"/>
          <w:szCs w:val="24"/>
          <w:lang w:val="en-US"/>
        </w:rPr>
        <w:t>.</w:t>
      </w:r>
    </w:p>
    <w:p w:rsidR="00A027F6" w:rsidRPr="003F71C5" w:rsidRDefault="008A406E" w:rsidP="00A027F6">
      <w:pPr>
        <w:pStyle w:val="Default"/>
        <w:numPr>
          <w:ilvl w:val="0"/>
          <w:numId w:val="9"/>
        </w:numPr>
        <w:spacing w:line="480" w:lineRule="auto"/>
        <w:jc w:val="both"/>
        <w:rPr>
          <w:rFonts w:ascii="Calibri" w:hAnsi="Calibri" w:cstheme="majorHAnsi"/>
          <w:sz w:val="24"/>
          <w:szCs w:val="24"/>
          <w:lang w:val="en-US"/>
        </w:rPr>
      </w:pPr>
      <w:r>
        <w:rPr>
          <w:rFonts w:ascii="Calibri" w:hAnsi="Calibri" w:cstheme="majorHAnsi"/>
          <w:sz w:val="24"/>
          <w:szCs w:val="24"/>
          <w:lang w:val="en-US"/>
        </w:rPr>
        <w:t>Playe</w:t>
      </w:r>
      <w:r w:rsidR="00A027F6" w:rsidRPr="003F71C5">
        <w:rPr>
          <w:rFonts w:ascii="Calibri" w:hAnsi="Calibri" w:cstheme="majorHAnsi"/>
          <w:sz w:val="24"/>
          <w:szCs w:val="24"/>
          <w:lang w:val="en-US"/>
        </w:rPr>
        <w:t xml:space="preserve">r returns to the </w:t>
      </w:r>
      <w:r>
        <w:rPr>
          <w:rFonts w:ascii="Calibri" w:hAnsi="Calibri" w:cstheme="majorHAnsi"/>
          <w:sz w:val="24"/>
          <w:szCs w:val="24"/>
          <w:lang w:val="en-US"/>
        </w:rPr>
        <w:t>m</w:t>
      </w:r>
      <w:r w:rsidR="00A027F6" w:rsidRPr="003F71C5">
        <w:rPr>
          <w:rFonts w:ascii="Calibri" w:hAnsi="Calibri" w:cstheme="majorHAnsi"/>
          <w:sz w:val="24"/>
          <w:szCs w:val="24"/>
          <w:lang w:val="en-US"/>
        </w:rPr>
        <w:t xml:space="preserve">ain </w:t>
      </w:r>
      <w:r>
        <w:rPr>
          <w:rFonts w:ascii="Calibri" w:hAnsi="Calibri" w:cstheme="majorHAnsi"/>
          <w:sz w:val="24"/>
          <w:szCs w:val="24"/>
          <w:lang w:val="en-US"/>
        </w:rPr>
        <w:t>menu.</w:t>
      </w:r>
    </w:p>
    <w:p w:rsidR="00415CA4" w:rsidRPr="003F71C5" w:rsidRDefault="001D2A06" w:rsidP="00BA7C0F">
      <w:pPr>
        <w:pStyle w:val="Default"/>
        <w:spacing w:after="200" w:line="480" w:lineRule="auto"/>
        <w:ind w:left="2160" w:hanging="2160"/>
        <w:jc w:val="both"/>
        <w:rPr>
          <w:rFonts w:ascii="Calibri" w:hAnsi="Calibri" w:cstheme="majorHAnsi"/>
          <w:sz w:val="24"/>
          <w:szCs w:val="24"/>
        </w:rPr>
      </w:pPr>
      <w:r w:rsidRPr="003F71C5">
        <w:rPr>
          <w:rFonts w:ascii="Calibri" w:hAnsi="Calibri" w:cstheme="majorHAnsi"/>
          <w:sz w:val="24"/>
          <w:szCs w:val="24"/>
          <w:lang w:val="en-US"/>
        </w:rPr>
        <w:t xml:space="preserve">Entry Condition: </w:t>
      </w:r>
      <w:r w:rsidRPr="003F71C5">
        <w:rPr>
          <w:rFonts w:ascii="Calibri" w:hAnsi="Calibri" w:cstheme="majorHAnsi"/>
          <w:sz w:val="24"/>
          <w:szCs w:val="24"/>
        </w:rPr>
        <w:tab/>
      </w:r>
      <w:r w:rsidRPr="003F71C5">
        <w:rPr>
          <w:rFonts w:ascii="Calibri" w:hAnsi="Calibri" w:cstheme="majorHAnsi"/>
          <w:sz w:val="24"/>
          <w:szCs w:val="24"/>
          <w:lang w:val="en-US"/>
        </w:rPr>
        <w:t xml:space="preserve">The </w:t>
      </w:r>
      <w:r w:rsidR="008A406E" w:rsidRPr="003F71C5">
        <w:rPr>
          <w:rFonts w:ascii="Calibri" w:hAnsi="Calibri" w:cstheme="majorHAnsi"/>
          <w:sz w:val="24"/>
          <w:szCs w:val="24"/>
          <w:lang w:val="en-US"/>
        </w:rPr>
        <w:t xml:space="preserve">game is started and from the main menu </w:t>
      </w:r>
      <w:r w:rsidR="008A406E">
        <w:rPr>
          <w:rFonts w:ascii="Calibri" w:hAnsi="Calibri" w:cstheme="majorHAnsi"/>
          <w:sz w:val="24"/>
          <w:szCs w:val="24"/>
          <w:lang w:val="en-US"/>
        </w:rPr>
        <w:t>player</w:t>
      </w:r>
      <w:r w:rsidR="008A406E" w:rsidRPr="003F71C5">
        <w:rPr>
          <w:rFonts w:ascii="Calibri" w:hAnsi="Calibri" w:cstheme="majorHAnsi"/>
          <w:sz w:val="24"/>
          <w:szCs w:val="24"/>
          <w:lang w:val="en-US"/>
        </w:rPr>
        <w:t xml:space="preserve"> selects the </w:t>
      </w:r>
      <w:r w:rsidR="008A406E">
        <w:rPr>
          <w:rFonts w:ascii="Calibri" w:hAnsi="Calibri" w:cstheme="majorHAnsi"/>
          <w:sz w:val="24"/>
          <w:szCs w:val="24"/>
        </w:rPr>
        <w:t xml:space="preserve">’view </w:t>
      </w:r>
      <w:r w:rsidR="008A406E" w:rsidRPr="003F71C5">
        <w:rPr>
          <w:rFonts w:ascii="Calibri" w:hAnsi="Calibri" w:cstheme="majorHAnsi"/>
          <w:sz w:val="24"/>
          <w:szCs w:val="24"/>
          <w:lang w:val="en-US"/>
        </w:rPr>
        <w:t xml:space="preserve">high </w:t>
      </w:r>
      <w:r w:rsidR="008A406E">
        <w:rPr>
          <w:rFonts w:ascii="Calibri" w:hAnsi="Calibri" w:cstheme="majorHAnsi"/>
          <w:sz w:val="24"/>
          <w:szCs w:val="24"/>
          <w:lang w:val="en-US"/>
        </w:rPr>
        <w:t>s</w:t>
      </w:r>
      <w:r w:rsidR="008A406E" w:rsidRPr="003F71C5">
        <w:rPr>
          <w:rFonts w:ascii="Calibri" w:hAnsi="Calibri" w:cstheme="majorHAnsi"/>
          <w:sz w:val="24"/>
          <w:szCs w:val="24"/>
          <w:lang w:val="en-US"/>
        </w:rPr>
        <w:t>cores</w:t>
      </w:r>
      <w:r w:rsidR="008A406E">
        <w:rPr>
          <w:rFonts w:ascii="Calibri" w:hAnsi="Calibri" w:cstheme="majorHAnsi"/>
          <w:sz w:val="24"/>
          <w:szCs w:val="24"/>
        </w:rPr>
        <w:t>’</w:t>
      </w:r>
      <w:r w:rsidR="008A406E" w:rsidRPr="003F71C5">
        <w:rPr>
          <w:rFonts w:ascii="Calibri" w:hAnsi="Calibri" w:cstheme="majorHAnsi"/>
          <w:sz w:val="24"/>
          <w:szCs w:val="24"/>
        </w:rPr>
        <w:t xml:space="preserve"> </w:t>
      </w:r>
      <w:r w:rsidR="008A406E">
        <w:rPr>
          <w:rFonts w:ascii="Calibri" w:hAnsi="Calibri" w:cstheme="majorHAnsi"/>
          <w:sz w:val="24"/>
          <w:szCs w:val="24"/>
          <w:lang w:val="it-IT"/>
        </w:rPr>
        <w:t>option</w:t>
      </w:r>
      <w:r w:rsidR="00040F23">
        <w:rPr>
          <w:rFonts w:ascii="Calibri" w:hAnsi="Calibri" w:cstheme="majorHAnsi"/>
          <w:sz w:val="24"/>
          <w:szCs w:val="24"/>
          <w:lang w:val="it-IT"/>
        </w:rPr>
        <w:t>.</w:t>
      </w:r>
    </w:p>
    <w:p w:rsidR="00415CA4" w:rsidRPr="003F71C5" w:rsidRDefault="001D2A06" w:rsidP="00BA7C0F">
      <w:pPr>
        <w:pStyle w:val="Default"/>
        <w:spacing w:after="200" w:line="480" w:lineRule="auto"/>
        <w:ind w:left="2160" w:hanging="2160"/>
        <w:jc w:val="both"/>
        <w:rPr>
          <w:rFonts w:ascii="Calibri" w:hAnsi="Calibri" w:cstheme="majorHAnsi"/>
          <w:sz w:val="24"/>
          <w:szCs w:val="24"/>
          <w:lang w:val="en-US"/>
        </w:rPr>
      </w:pPr>
      <w:r w:rsidRPr="003F71C5">
        <w:rPr>
          <w:rFonts w:ascii="Calibri" w:hAnsi="Calibri" w:cstheme="majorHAnsi"/>
          <w:sz w:val="24"/>
          <w:szCs w:val="24"/>
          <w:lang w:val="en-US"/>
        </w:rPr>
        <w:t xml:space="preserve">Exit Condition: </w:t>
      </w:r>
      <w:r w:rsidRPr="003F71C5">
        <w:rPr>
          <w:rFonts w:ascii="Calibri" w:hAnsi="Calibri" w:cstheme="majorHAnsi"/>
          <w:sz w:val="24"/>
          <w:szCs w:val="24"/>
        </w:rPr>
        <w:tab/>
      </w:r>
      <w:r w:rsidR="00040F23">
        <w:rPr>
          <w:rFonts w:ascii="Calibri" w:hAnsi="Calibri" w:cstheme="majorHAnsi"/>
          <w:sz w:val="24"/>
          <w:szCs w:val="24"/>
          <w:lang w:val="en-US"/>
        </w:rPr>
        <w:t>Player</w:t>
      </w:r>
      <w:r w:rsidR="00040F23" w:rsidRPr="00040F23">
        <w:rPr>
          <w:rFonts w:ascii="Calibri" w:hAnsi="Calibri" w:cstheme="majorHAnsi"/>
          <w:sz w:val="24"/>
          <w:szCs w:val="24"/>
          <w:lang w:val="en-US"/>
        </w:rPr>
        <w:t xml:space="preserve"> </w:t>
      </w:r>
      <w:r w:rsidR="00040F23" w:rsidRPr="003F71C5">
        <w:rPr>
          <w:rFonts w:ascii="Calibri" w:hAnsi="Calibri" w:cstheme="majorHAnsi"/>
          <w:sz w:val="24"/>
          <w:szCs w:val="24"/>
          <w:lang w:val="en-US"/>
        </w:rPr>
        <w:t xml:space="preserve">returns to the </w:t>
      </w:r>
      <w:r w:rsidR="00040F23">
        <w:rPr>
          <w:rFonts w:ascii="Calibri" w:hAnsi="Calibri" w:cstheme="majorHAnsi"/>
          <w:sz w:val="24"/>
          <w:szCs w:val="24"/>
          <w:lang w:val="en-US"/>
        </w:rPr>
        <w:t>m</w:t>
      </w:r>
      <w:r w:rsidR="00040F23" w:rsidRPr="003F71C5">
        <w:rPr>
          <w:rFonts w:ascii="Calibri" w:hAnsi="Calibri" w:cstheme="majorHAnsi"/>
          <w:sz w:val="24"/>
          <w:szCs w:val="24"/>
          <w:lang w:val="en-US"/>
        </w:rPr>
        <w:t xml:space="preserve">ain </w:t>
      </w:r>
      <w:r w:rsidR="00040F23">
        <w:rPr>
          <w:rFonts w:ascii="Calibri" w:hAnsi="Calibri" w:cstheme="majorHAnsi"/>
          <w:sz w:val="24"/>
          <w:szCs w:val="24"/>
          <w:lang w:val="en-US"/>
        </w:rPr>
        <w:t>menu.</w:t>
      </w:r>
    </w:p>
    <w:p w:rsidR="00097571" w:rsidRDefault="003E5687" w:rsidP="00097571">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Alternative Flow of Event</w:t>
      </w:r>
      <w:r w:rsidR="008779B5" w:rsidRPr="003F71C5">
        <w:rPr>
          <w:rFonts w:ascii="Calibri" w:hAnsi="Calibri" w:cstheme="majorHAnsi"/>
          <w:sz w:val="24"/>
          <w:szCs w:val="24"/>
          <w:lang w:val="en-US"/>
        </w:rPr>
        <w:t>:</w:t>
      </w:r>
      <w:r w:rsidR="00097571" w:rsidRPr="00097571">
        <w:rPr>
          <w:rFonts w:ascii="Calibri" w:hAnsi="Calibri" w:cstheme="majorHAnsi"/>
          <w:sz w:val="24"/>
          <w:szCs w:val="24"/>
          <w:lang w:val="en-US"/>
        </w:rPr>
        <w:t xml:space="preserve"> </w:t>
      </w:r>
    </w:p>
    <w:p w:rsidR="00097571" w:rsidRDefault="00097571" w:rsidP="00097571">
      <w:pPr>
        <w:pStyle w:val="Body"/>
        <w:numPr>
          <w:ilvl w:val="0"/>
          <w:numId w:val="8"/>
        </w:numPr>
        <w:spacing w:line="480" w:lineRule="auto"/>
        <w:jc w:val="both"/>
        <w:rPr>
          <w:rFonts w:ascii="Calibri" w:hAnsi="Calibri" w:cstheme="majorHAnsi"/>
          <w:sz w:val="24"/>
          <w:szCs w:val="24"/>
          <w:lang w:val="en-US"/>
        </w:rPr>
      </w:pPr>
      <w:r>
        <w:rPr>
          <w:rFonts w:ascii="Calibri" w:hAnsi="Calibri" w:cstheme="majorHAnsi"/>
          <w:sz w:val="24"/>
          <w:szCs w:val="24"/>
          <w:lang w:val="en-US"/>
        </w:rPr>
        <w:t>High score list is empty, and player returns to the main menu.</w:t>
      </w:r>
    </w:p>
    <w:p w:rsidR="00A2630D" w:rsidRPr="00E508A4" w:rsidRDefault="000B2498" w:rsidP="00E508A4">
      <w:pPr>
        <w:pStyle w:val="Heading3"/>
        <w:rPr>
          <w:rFonts w:ascii="Calibri" w:hAnsi="Calibri"/>
        </w:rPr>
      </w:pPr>
      <w:bookmarkStart w:id="39" w:name="_Toc445064084"/>
      <w:r w:rsidRPr="003F71C5">
        <w:rPr>
          <w:rFonts w:ascii="Calibri" w:hAnsi="Calibri"/>
        </w:rPr>
        <w:t>Use Case Diagram</w:t>
      </w:r>
      <w:bookmarkEnd w:id="39"/>
    </w:p>
    <w:p w:rsidR="00A2630D" w:rsidRPr="003F71C5" w:rsidRDefault="00A2630D" w:rsidP="000B2498">
      <w:pPr>
        <w:pStyle w:val="Body"/>
        <w:rPr>
          <w:rFonts w:ascii="Calibri" w:hAnsi="Calibri"/>
          <w:lang w:val="en-US"/>
        </w:rPr>
      </w:pPr>
    </w:p>
    <w:p w:rsidR="000C7BB9" w:rsidRPr="003F71C5" w:rsidRDefault="000C7BB9" w:rsidP="000B2498">
      <w:pPr>
        <w:pStyle w:val="Body"/>
        <w:spacing w:line="480" w:lineRule="auto"/>
        <w:jc w:val="center"/>
        <w:rPr>
          <w:rFonts w:ascii="Calibri" w:hAnsi="Calibri"/>
          <w:noProof/>
          <w:sz w:val="24"/>
          <w:szCs w:val="24"/>
        </w:rPr>
      </w:pPr>
      <w:commentRangeStart w:id="40"/>
      <w:commentRangeStart w:id="41"/>
      <w:commentRangeStart w:id="42"/>
      <w:commentRangeStart w:id="43"/>
      <w:r w:rsidRPr="003F71C5">
        <w:rPr>
          <w:rFonts w:ascii="Calibri" w:hAnsi="Calibri"/>
          <w:noProof/>
          <w:sz w:val="24"/>
          <w:szCs w:val="24"/>
          <w:lang w:val="en-US" w:eastAsia="en-US"/>
        </w:rPr>
        <w:drawing>
          <wp:inline distT="0" distB="0" distL="0" distR="0">
            <wp:extent cx="6120130" cy="3303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3303905"/>
                    </a:xfrm>
                    <a:prstGeom prst="rect">
                      <a:avLst/>
                    </a:prstGeom>
                  </pic:spPr>
                </pic:pic>
              </a:graphicData>
            </a:graphic>
          </wp:inline>
        </w:drawing>
      </w:r>
      <w:commentRangeEnd w:id="40"/>
      <w:commentRangeEnd w:id="41"/>
      <w:commentRangeEnd w:id="42"/>
      <w:commentRangeEnd w:id="43"/>
      <w:r w:rsidR="00CC7694">
        <w:rPr>
          <w:rStyle w:val="CommentReference"/>
          <w:rFonts w:ascii="Times New Roman" w:hAnsi="Times New Roman" w:cs="Times New Roman"/>
          <w:color w:val="auto"/>
          <w:lang w:val="en-US" w:eastAsia="en-US"/>
        </w:rPr>
        <w:commentReference w:id="43"/>
      </w:r>
      <w:r w:rsidR="00CC7694">
        <w:rPr>
          <w:rStyle w:val="CommentReference"/>
          <w:rFonts w:ascii="Times New Roman" w:hAnsi="Times New Roman" w:cs="Times New Roman"/>
          <w:color w:val="auto"/>
          <w:lang w:val="en-US" w:eastAsia="en-US"/>
        </w:rPr>
        <w:commentReference w:id="42"/>
      </w:r>
      <w:r w:rsidR="00CC7694">
        <w:rPr>
          <w:rStyle w:val="CommentReference"/>
          <w:rFonts w:ascii="Times New Roman" w:hAnsi="Times New Roman" w:cs="Times New Roman"/>
          <w:color w:val="auto"/>
          <w:lang w:val="en-US" w:eastAsia="en-US"/>
        </w:rPr>
        <w:commentReference w:id="41"/>
      </w:r>
      <w:r w:rsidR="00CC7694">
        <w:rPr>
          <w:rStyle w:val="CommentReference"/>
          <w:rFonts w:ascii="Times New Roman" w:hAnsi="Times New Roman" w:cs="Times New Roman"/>
          <w:color w:val="auto"/>
          <w:lang w:val="en-US" w:eastAsia="en-US"/>
        </w:rPr>
        <w:commentReference w:id="40"/>
      </w:r>
    </w:p>
    <w:p w:rsidR="008071B3" w:rsidRPr="00F504DD" w:rsidRDefault="000B2498" w:rsidP="008071B3">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F504DD" w:rsidRPr="00F504DD">
        <w:rPr>
          <w:rFonts w:ascii="Calibri" w:hAnsi="Calibri"/>
          <w:b/>
          <w:bCs/>
          <w:sz w:val="20"/>
          <w:szCs w:val="20"/>
          <w:lang w:val="en-US"/>
        </w:rPr>
        <w:t>8</w:t>
      </w:r>
      <w:r w:rsidRPr="00F504DD">
        <w:rPr>
          <w:rFonts w:ascii="Calibri" w:hAnsi="Calibri"/>
          <w:b/>
          <w:bCs/>
          <w:sz w:val="20"/>
          <w:szCs w:val="20"/>
          <w:lang w:val="en-US"/>
        </w:rPr>
        <w:t>: Use Case Diagram</w:t>
      </w:r>
    </w:p>
    <w:p w:rsidR="00E508A4" w:rsidRDefault="00E508A4" w:rsidP="00E508A4">
      <w:pPr>
        <w:pStyle w:val="Body"/>
        <w:rPr>
          <w:rFonts w:ascii="Calibri" w:hAnsi="Calibri"/>
          <w:sz w:val="24"/>
          <w:szCs w:val="24"/>
          <w:lang w:val="en-US"/>
        </w:rPr>
      </w:pPr>
      <w:r>
        <w:rPr>
          <w:rFonts w:ascii="Calibri" w:hAnsi="Calibri"/>
          <w:sz w:val="24"/>
          <w:szCs w:val="24"/>
          <w:lang w:val="en-US"/>
        </w:rPr>
        <w:t>Use case d</w:t>
      </w:r>
      <w:r w:rsidRPr="003F71C5">
        <w:rPr>
          <w:rFonts w:ascii="Calibri" w:hAnsi="Calibri"/>
          <w:sz w:val="24"/>
          <w:szCs w:val="24"/>
          <w:lang w:val="en-US"/>
        </w:rPr>
        <w:t xml:space="preserve">iagram is shown in </w:t>
      </w:r>
      <w:r>
        <w:rPr>
          <w:rFonts w:ascii="Calibri" w:hAnsi="Calibri"/>
          <w:sz w:val="24"/>
          <w:szCs w:val="24"/>
          <w:lang w:val="en-US"/>
        </w:rPr>
        <w:t xml:space="preserve">above </w:t>
      </w:r>
      <w:r w:rsidRPr="003F71C5">
        <w:rPr>
          <w:rFonts w:ascii="Calibri" w:hAnsi="Calibri"/>
          <w:sz w:val="24"/>
          <w:szCs w:val="24"/>
          <w:lang w:val="en-US"/>
        </w:rPr>
        <w:t xml:space="preserve">Figure </w:t>
      </w:r>
      <w:r>
        <w:rPr>
          <w:rFonts w:ascii="Calibri" w:hAnsi="Calibri"/>
          <w:sz w:val="24"/>
          <w:szCs w:val="24"/>
          <w:lang w:val="en-US"/>
        </w:rPr>
        <w:t>8.</w:t>
      </w:r>
    </w:p>
    <w:p w:rsidR="00A2630D" w:rsidRPr="003F71C5" w:rsidRDefault="00A2630D" w:rsidP="008071B3">
      <w:pPr>
        <w:pStyle w:val="Body"/>
        <w:spacing w:line="480" w:lineRule="auto"/>
        <w:jc w:val="center"/>
        <w:rPr>
          <w:rFonts w:ascii="Calibri" w:hAnsi="Calibri"/>
          <w:sz w:val="24"/>
          <w:szCs w:val="24"/>
          <w:lang w:val="en-US"/>
        </w:rPr>
      </w:pPr>
    </w:p>
    <w:p w:rsidR="008071B3" w:rsidRPr="003F71C5" w:rsidRDefault="008071B3" w:rsidP="008071B3">
      <w:pPr>
        <w:pStyle w:val="Heading2"/>
        <w:rPr>
          <w:rFonts w:ascii="Calibri" w:hAnsi="Calibri"/>
          <w:b w:val="0"/>
          <w:color w:val="499BC9" w:themeColor="accent1"/>
          <w:sz w:val="30"/>
          <w:szCs w:val="30"/>
        </w:rPr>
      </w:pPr>
      <w:bookmarkStart w:id="44" w:name="_Toc445064085"/>
      <w:r w:rsidRPr="003F71C5">
        <w:rPr>
          <w:rFonts w:ascii="Calibri" w:hAnsi="Calibri"/>
          <w:b w:val="0"/>
          <w:color w:val="499BC9" w:themeColor="accent1"/>
          <w:sz w:val="30"/>
          <w:szCs w:val="30"/>
        </w:rPr>
        <w:lastRenderedPageBreak/>
        <w:t xml:space="preserve">5.3 </w:t>
      </w:r>
      <w:r w:rsidR="00D173AD" w:rsidRPr="003F71C5">
        <w:rPr>
          <w:rFonts w:ascii="Calibri" w:hAnsi="Calibri"/>
          <w:b w:val="0"/>
          <w:color w:val="499BC9" w:themeColor="accent1"/>
          <w:sz w:val="30"/>
          <w:szCs w:val="30"/>
        </w:rPr>
        <w:t>Obj</w:t>
      </w:r>
      <w:r w:rsidRPr="003F71C5">
        <w:rPr>
          <w:rFonts w:ascii="Calibri" w:hAnsi="Calibri"/>
          <w:b w:val="0"/>
          <w:color w:val="499BC9" w:themeColor="accent1"/>
          <w:sz w:val="30"/>
          <w:szCs w:val="30"/>
        </w:rPr>
        <w:t>e</w:t>
      </w:r>
      <w:r w:rsidR="00D173AD" w:rsidRPr="003F71C5">
        <w:rPr>
          <w:rFonts w:ascii="Calibri" w:hAnsi="Calibri"/>
          <w:b w:val="0"/>
          <w:color w:val="499BC9" w:themeColor="accent1"/>
          <w:sz w:val="30"/>
          <w:szCs w:val="30"/>
        </w:rPr>
        <w:t>c</w:t>
      </w:r>
      <w:r w:rsidRPr="003F71C5">
        <w:rPr>
          <w:rFonts w:ascii="Calibri" w:hAnsi="Calibri"/>
          <w:b w:val="0"/>
          <w:color w:val="499BC9" w:themeColor="accent1"/>
          <w:sz w:val="30"/>
          <w:szCs w:val="30"/>
        </w:rPr>
        <w:t>t Model</w:t>
      </w:r>
      <w:bookmarkEnd w:id="44"/>
    </w:p>
    <w:p w:rsidR="00C11EBB" w:rsidRPr="003F71C5" w:rsidRDefault="00C11EBB" w:rsidP="00C11EBB">
      <w:pPr>
        <w:pStyle w:val="Heading3"/>
        <w:spacing w:line="480" w:lineRule="auto"/>
        <w:rPr>
          <w:rFonts w:ascii="Calibri" w:hAnsi="Calibri"/>
        </w:rPr>
      </w:pPr>
      <w:bookmarkStart w:id="45" w:name="_Toc445064086"/>
      <w:r w:rsidRPr="003F71C5">
        <w:rPr>
          <w:rFonts w:ascii="Calibri" w:hAnsi="Calibri"/>
        </w:rPr>
        <w:t>Data Dictionary</w:t>
      </w:r>
      <w:bookmarkEnd w:id="45"/>
    </w:p>
    <w:p w:rsidR="002738A3" w:rsidRDefault="002738A3" w:rsidP="002738A3">
      <w:pPr>
        <w:pStyle w:val="Default"/>
        <w:spacing w:after="200" w:line="480" w:lineRule="auto"/>
        <w:jc w:val="both"/>
        <w:rPr>
          <w:rFonts w:ascii="Calibri" w:hAnsi="Calibri" w:cstheme="majorHAnsi"/>
          <w:sz w:val="24"/>
          <w:szCs w:val="24"/>
          <w:lang w:val="en-US"/>
        </w:rPr>
      </w:pPr>
      <w:r w:rsidRPr="008E71C9">
        <w:rPr>
          <w:rFonts w:ascii="Calibri" w:hAnsi="Calibri" w:cstheme="majorHAnsi"/>
          <w:b/>
          <w:sz w:val="24"/>
          <w:szCs w:val="24"/>
          <w:lang w:val="en-US"/>
        </w:rPr>
        <w:t>Player:</w:t>
      </w:r>
      <w:r>
        <w:rPr>
          <w:rFonts w:ascii="Calibri" w:hAnsi="Calibri" w:cstheme="majorHAnsi"/>
          <w:b/>
          <w:sz w:val="24"/>
          <w:szCs w:val="24"/>
          <w:lang w:val="en-US"/>
        </w:rPr>
        <w:t xml:space="preserve"> </w:t>
      </w:r>
      <w:r w:rsidRPr="00742369">
        <w:rPr>
          <w:rFonts w:ascii="Calibri" w:hAnsi="Calibri" w:cstheme="majorHAnsi"/>
          <w:sz w:val="24"/>
          <w:szCs w:val="24"/>
          <w:lang w:val="en-US"/>
        </w:rPr>
        <w:t>Player</w:t>
      </w:r>
      <w:r>
        <w:rPr>
          <w:rFonts w:ascii="Calibri" w:hAnsi="Calibri" w:cstheme="majorHAnsi"/>
          <w:sz w:val="24"/>
          <w:szCs w:val="24"/>
          <w:lang w:val="en-US"/>
        </w:rPr>
        <w:t xml:space="preserve"> is the main character of the game. He starts to the game with 3 lives and without extra abilities such as multiple bombing or control when to explode a bomb. The player class holds this information in itself. He is able to plant bombs, take bonuses to improve his abilities and kill the monsters with the help of his bombs. The class will also hold the location and icon information.</w:t>
      </w:r>
    </w:p>
    <w:p w:rsidR="002738A3" w:rsidRDefault="002738A3" w:rsidP="002738A3">
      <w:pPr>
        <w:pStyle w:val="Default"/>
        <w:spacing w:after="200" w:line="480" w:lineRule="auto"/>
        <w:jc w:val="both"/>
        <w:rPr>
          <w:rFonts w:ascii="Calibri" w:hAnsi="Calibri" w:cstheme="majorHAnsi"/>
          <w:sz w:val="24"/>
          <w:szCs w:val="24"/>
          <w:lang w:val="en-US"/>
        </w:rPr>
      </w:pPr>
      <w:r w:rsidRPr="001607F9">
        <w:rPr>
          <w:rFonts w:ascii="Calibri" w:hAnsi="Calibri" w:cstheme="majorHAnsi"/>
          <w:b/>
          <w:sz w:val="24"/>
          <w:szCs w:val="24"/>
          <w:lang w:val="en-US"/>
        </w:rPr>
        <w:t>Bonus:</w:t>
      </w:r>
      <w:r>
        <w:rPr>
          <w:rFonts w:ascii="Calibri" w:hAnsi="Calibri" w:cstheme="majorHAnsi"/>
          <w:b/>
          <w:sz w:val="24"/>
          <w:szCs w:val="24"/>
          <w:lang w:val="en-US"/>
        </w:rPr>
        <w:t xml:space="preserve"> </w:t>
      </w:r>
      <w:r>
        <w:rPr>
          <w:rFonts w:ascii="Calibri" w:hAnsi="Calibri" w:cstheme="majorHAnsi"/>
          <w:sz w:val="24"/>
          <w:szCs w:val="24"/>
          <w:lang w:val="en-US"/>
        </w:rPr>
        <w:t>There are 4 mainly different bonuses. We added one more that randomly selects one of the 4 bonuses and giv</w:t>
      </w:r>
      <w:r w:rsidR="00895473">
        <w:rPr>
          <w:rFonts w:ascii="Calibri" w:hAnsi="Calibri" w:cstheme="majorHAnsi"/>
          <w:sz w:val="24"/>
          <w:szCs w:val="24"/>
          <w:lang w:val="en-US"/>
        </w:rPr>
        <w:t>es to the hero. Bonuses contain</w:t>
      </w:r>
      <w:r>
        <w:rPr>
          <w:rFonts w:ascii="Calibri" w:hAnsi="Calibri" w:cstheme="majorHAnsi"/>
          <w:sz w:val="24"/>
          <w:szCs w:val="24"/>
          <w:lang w:val="en-US"/>
        </w:rPr>
        <w:t xml:space="preserve"> power-ups and timer reset. All of them increases the point user collected. Bonus class has a type variable indicating the bonus, location and icon information.</w:t>
      </w:r>
    </w:p>
    <w:p w:rsidR="002738A3" w:rsidRPr="004627D6"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Bonus Type: </w:t>
      </w:r>
      <w:r>
        <w:rPr>
          <w:rFonts w:ascii="Calibri" w:hAnsi="Calibri" w:cstheme="majorHAnsi"/>
          <w:sz w:val="24"/>
          <w:szCs w:val="24"/>
          <w:lang w:val="en-US"/>
        </w:rPr>
        <w:t>It is an enumerator class and indicates the bonus type.</w:t>
      </w:r>
    </w:p>
    <w:p w:rsidR="002738A3" w:rsidRDefault="002738A3" w:rsidP="002738A3">
      <w:pPr>
        <w:pStyle w:val="Default"/>
        <w:spacing w:after="200" w:line="480" w:lineRule="auto"/>
        <w:jc w:val="both"/>
        <w:rPr>
          <w:rFonts w:ascii="Calibri" w:hAnsi="Calibri" w:cstheme="majorHAnsi"/>
          <w:sz w:val="24"/>
          <w:szCs w:val="24"/>
          <w:lang w:val="en-US"/>
        </w:rPr>
      </w:pPr>
      <w:r w:rsidRPr="00602B5D">
        <w:rPr>
          <w:rFonts w:ascii="Calibri" w:hAnsi="Calibri" w:cstheme="majorHAnsi"/>
          <w:b/>
          <w:sz w:val="24"/>
          <w:szCs w:val="24"/>
          <w:lang w:val="en-US"/>
        </w:rPr>
        <w:t xml:space="preserve">Monster: </w:t>
      </w:r>
      <w:r>
        <w:rPr>
          <w:rFonts w:ascii="Calibri" w:hAnsi="Calibri" w:cstheme="majorHAnsi"/>
          <w:sz w:val="24"/>
          <w:szCs w:val="24"/>
          <w:lang w:val="en-US"/>
        </w:rPr>
        <w:t>Two different monsters have two different speeds respectively. They move randomly through the map and they hold the speed information according to the type variable.</w:t>
      </w:r>
      <w:r w:rsidRPr="00663917">
        <w:rPr>
          <w:rFonts w:ascii="Calibri" w:hAnsi="Calibri" w:cstheme="majorHAnsi"/>
          <w:sz w:val="24"/>
          <w:szCs w:val="24"/>
          <w:lang w:val="en-US"/>
        </w:rPr>
        <w:t xml:space="preserve"> </w:t>
      </w:r>
      <w:r>
        <w:rPr>
          <w:rFonts w:ascii="Calibri" w:hAnsi="Calibri" w:cstheme="majorHAnsi"/>
          <w:sz w:val="24"/>
          <w:szCs w:val="24"/>
          <w:lang w:val="en-US"/>
        </w:rPr>
        <w:t>The class also holds the icon information for itself.</w:t>
      </w:r>
    </w:p>
    <w:p w:rsidR="000A3D9E"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Door: </w:t>
      </w:r>
      <w:r>
        <w:rPr>
          <w:rFonts w:ascii="Calibri" w:hAnsi="Calibri" w:cstheme="majorHAnsi"/>
          <w:sz w:val="24"/>
          <w:szCs w:val="24"/>
          <w:lang w:val="en-US"/>
        </w:rPr>
        <w:t>Door class has a location and a Boolean variable indicating if it is active or not. Since the door will be hidden under one of the destroyable walls, its activity will change according to the state of the wall. The class also holds the icon information for itself.</w:t>
      </w:r>
    </w:p>
    <w:p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Wall: </w:t>
      </w:r>
      <w:r>
        <w:rPr>
          <w:rFonts w:ascii="Calibri" w:hAnsi="Calibri" w:cstheme="majorHAnsi"/>
          <w:sz w:val="24"/>
          <w:szCs w:val="24"/>
          <w:lang w:val="en-US"/>
        </w:rPr>
        <w:t>Wall class has location, icon, and destroyable data. Each wall is a square and they might be destroyed according to the location of the bomb. Walls hide bonuses and the door under themselves.</w:t>
      </w:r>
    </w:p>
    <w:p w:rsidR="002738A3" w:rsidRDefault="002738A3" w:rsidP="002738A3">
      <w:pPr>
        <w:pStyle w:val="Default"/>
        <w:spacing w:after="200" w:line="480" w:lineRule="auto"/>
        <w:jc w:val="both"/>
        <w:rPr>
          <w:rFonts w:ascii="Calibri" w:hAnsi="Calibri" w:cstheme="majorHAnsi"/>
          <w:sz w:val="24"/>
          <w:szCs w:val="24"/>
          <w:lang w:val="en-US"/>
        </w:rPr>
      </w:pPr>
      <w:r w:rsidRPr="00663917">
        <w:rPr>
          <w:rFonts w:ascii="Calibri" w:hAnsi="Calibri" w:cstheme="majorHAnsi"/>
          <w:b/>
          <w:sz w:val="24"/>
          <w:szCs w:val="24"/>
          <w:lang w:val="en-US"/>
        </w:rPr>
        <w:t xml:space="preserve">Destroyable wall: </w:t>
      </w:r>
      <w:r>
        <w:rPr>
          <w:rFonts w:ascii="Calibri" w:hAnsi="Calibri" w:cstheme="majorHAnsi"/>
          <w:sz w:val="24"/>
          <w:szCs w:val="24"/>
          <w:lang w:val="en-US"/>
        </w:rPr>
        <w:t>Has a destroy method and a specific icon.</w:t>
      </w:r>
    </w:p>
    <w:p w:rsidR="002738A3" w:rsidRPr="004627D6"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lastRenderedPageBreak/>
        <w:t>Non-</w:t>
      </w:r>
      <w:r w:rsidRPr="00663917">
        <w:rPr>
          <w:rFonts w:ascii="Calibri" w:hAnsi="Calibri" w:cstheme="majorHAnsi"/>
          <w:b/>
          <w:sz w:val="24"/>
          <w:szCs w:val="24"/>
          <w:lang w:val="en-US"/>
        </w:rPr>
        <w:t>destroyable wall:</w:t>
      </w:r>
      <w:r>
        <w:rPr>
          <w:rFonts w:ascii="Calibri" w:hAnsi="Calibri" w:cstheme="majorHAnsi"/>
          <w:b/>
          <w:sz w:val="24"/>
          <w:szCs w:val="24"/>
          <w:lang w:val="en-US"/>
        </w:rPr>
        <w:t xml:space="preserve"> </w:t>
      </w:r>
      <w:r w:rsidRPr="004627D6">
        <w:rPr>
          <w:rFonts w:ascii="Calibri" w:hAnsi="Calibri" w:cstheme="majorHAnsi"/>
          <w:sz w:val="24"/>
          <w:szCs w:val="24"/>
          <w:lang w:val="en-US"/>
        </w:rPr>
        <w:t>Holds a specific icon</w:t>
      </w:r>
      <w:r>
        <w:rPr>
          <w:rFonts w:ascii="Calibri" w:hAnsi="Calibri" w:cstheme="majorHAnsi"/>
          <w:sz w:val="24"/>
          <w:szCs w:val="24"/>
          <w:lang w:val="en-US"/>
        </w:rPr>
        <w:t>. It does not have a destroy method.</w:t>
      </w:r>
    </w:p>
    <w:p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Bomb: </w:t>
      </w:r>
      <w:r>
        <w:rPr>
          <w:rFonts w:ascii="Calibri" w:hAnsi="Calibri" w:cstheme="majorHAnsi"/>
          <w:sz w:val="24"/>
          <w:szCs w:val="24"/>
          <w:lang w:val="en-US"/>
        </w:rPr>
        <w:t xml:space="preserve">Bombs are planted by the hero to the specific locations and according to the </w:t>
      </w:r>
      <w:r w:rsidR="00116446">
        <w:rPr>
          <w:rFonts w:ascii="Calibri" w:hAnsi="Calibri" w:cstheme="majorHAnsi"/>
          <w:sz w:val="24"/>
          <w:szCs w:val="24"/>
          <w:lang w:val="en-US"/>
        </w:rPr>
        <w:t>bonuses</w:t>
      </w:r>
      <w:r>
        <w:rPr>
          <w:rFonts w:ascii="Calibri" w:hAnsi="Calibri" w:cstheme="majorHAnsi"/>
          <w:sz w:val="24"/>
          <w:szCs w:val="24"/>
          <w:lang w:val="en-US"/>
        </w:rPr>
        <w:t xml:space="preserve"> the hero has, the effect and control system of them changes. They might be destroyed by a timer as well as a user. The class has location, icon and destroyable information.</w:t>
      </w:r>
    </w:p>
    <w:p w:rsidR="002738A3" w:rsidRDefault="002738A3" w:rsidP="002738A3">
      <w:pPr>
        <w:pStyle w:val="Default"/>
        <w:spacing w:after="200" w:line="480" w:lineRule="auto"/>
        <w:jc w:val="both"/>
        <w:rPr>
          <w:rFonts w:ascii="Calibri" w:hAnsi="Calibri" w:cstheme="majorHAnsi"/>
          <w:sz w:val="24"/>
          <w:szCs w:val="24"/>
          <w:lang w:val="en-US"/>
        </w:rPr>
      </w:pPr>
      <w:r w:rsidRPr="00296A33">
        <w:rPr>
          <w:rFonts w:ascii="Calibri" w:hAnsi="Calibri" w:cstheme="majorHAnsi"/>
          <w:b/>
          <w:sz w:val="24"/>
          <w:szCs w:val="24"/>
          <w:lang w:val="en-US"/>
        </w:rPr>
        <w:t xml:space="preserve">Destroyable: </w:t>
      </w:r>
      <w:r>
        <w:rPr>
          <w:rFonts w:ascii="Calibri" w:hAnsi="Calibri" w:cstheme="majorHAnsi"/>
          <w:sz w:val="24"/>
          <w:szCs w:val="24"/>
          <w:lang w:val="en-US"/>
        </w:rPr>
        <w:t>Destroyable is an interface that should be implemented by all of the destroyable objects.</w:t>
      </w:r>
    </w:p>
    <w:p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Movable: </w:t>
      </w:r>
      <w:r>
        <w:rPr>
          <w:rFonts w:ascii="Calibri" w:hAnsi="Calibri" w:cstheme="majorHAnsi"/>
          <w:sz w:val="24"/>
          <w:szCs w:val="24"/>
          <w:lang w:val="en-US"/>
        </w:rPr>
        <w:t>As an interface, implies for all movable objects that need the move method.</w:t>
      </w:r>
    </w:p>
    <w:p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Map Object: </w:t>
      </w:r>
      <w:r>
        <w:rPr>
          <w:rFonts w:ascii="Calibri" w:hAnsi="Calibri" w:cstheme="majorHAnsi"/>
          <w:sz w:val="24"/>
          <w:szCs w:val="24"/>
          <w:lang w:val="en-US"/>
        </w:rPr>
        <w:t xml:space="preserve">Holds the location, icon and destroyable information and it is extended by all of the objects that will be in the map of the game. </w:t>
      </w:r>
    </w:p>
    <w:p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Location: </w:t>
      </w:r>
      <w:r>
        <w:rPr>
          <w:rFonts w:ascii="Calibri" w:hAnsi="Calibri" w:cstheme="majorHAnsi"/>
          <w:sz w:val="24"/>
          <w:szCs w:val="24"/>
          <w:lang w:val="en-US"/>
        </w:rPr>
        <w:t>Holds x and y coordinates for the object. Its variables are mutable for movable objects.</w:t>
      </w:r>
    </w:p>
    <w:p w:rsidR="002738A3" w:rsidRDefault="002738A3" w:rsidP="002738A3">
      <w:pPr>
        <w:pStyle w:val="Default"/>
        <w:spacing w:after="200" w:line="480" w:lineRule="auto"/>
        <w:jc w:val="both"/>
        <w:rPr>
          <w:rFonts w:ascii="Calibri" w:hAnsi="Calibri" w:cstheme="majorHAnsi"/>
          <w:sz w:val="24"/>
          <w:szCs w:val="24"/>
          <w:lang w:val="en-US"/>
        </w:rPr>
      </w:pPr>
      <w:r w:rsidRPr="00640237">
        <w:rPr>
          <w:rFonts w:ascii="Calibri" w:hAnsi="Calibri" w:cstheme="majorHAnsi"/>
          <w:b/>
          <w:sz w:val="24"/>
          <w:szCs w:val="24"/>
          <w:lang w:val="en-US"/>
        </w:rPr>
        <w:t xml:space="preserve">Game Map: </w:t>
      </w:r>
      <w:r>
        <w:rPr>
          <w:rFonts w:ascii="Calibri" w:hAnsi="Calibri" w:cstheme="majorHAnsi"/>
          <w:sz w:val="24"/>
          <w:szCs w:val="24"/>
          <w:lang w:val="en-US"/>
        </w:rPr>
        <w:t>Game map holds the information on the objects existing in the map. It is responsible to do the changes demanded by the game engine on the objects. It manages collisions and handles the events happening after a request came from game engine. It holds a 2 dimensional map array to see the current locations and relations of the objects. It also holds the remaining time information.</w:t>
      </w:r>
    </w:p>
    <w:p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 xml:space="preserve">Collision Manager: </w:t>
      </w:r>
      <w:r>
        <w:rPr>
          <w:rFonts w:ascii="Calibri" w:hAnsi="Calibri" w:cstheme="majorHAnsi"/>
          <w:sz w:val="24"/>
          <w:szCs w:val="24"/>
          <w:lang w:val="en-US"/>
        </w:rPr>
        <w:t>Provides a chance for game map to see the collisions through the method checkCollision.</w:t>
      </w:r>
    </w:p>
    <w:p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 xml:space="preserve">Game Engine: </w:t>
      </w:r>
      <w:r>
        <w:rPr>
          <w:rFonts w:ascii="Calibri" w:hAnsi="Calibri" w:cstheme="majorHAnsi"/>
          <w:sz w:val="24"/>
          <w:szCs w:val="24"/>
          <w:lang w:val="en-US"/>
        </w:rPr>
        <w:t xml:space="preserve">Holds information on the current level and score. It is responsible from the general flow of the game. It manages the backend according to the user interactions. </w:t>
      </w:r>
    </w:p>
    <w:p w:rsidR="002738A3" w:rsidRDefault="002738A3" w:rsidP="002738A3">
      <w:pPr>
        <w:pStyle w:val="Default"/>
        <w:spacing w:after="200" w:line="480" w:lineRule="auto"/>
        <w:jc w:val="both"/>
        <w:rPr>
          <w:rFonts w:ascii="Calibri" w:hAnsi="Calibri" w:cstheme="majorHAnsi"/>
          <w:sz w:val="24"/>
          <w:szCs w:val="24"/>
          <w:lang w:val="en-US"/>
        </w:rPr>
      </w:pPr>
      <w:r w:rsidRPr="00882C47">
        <w:rPr>
          <w:rFonts w:ascii="Calibri" w:hAnsi="Calibri" w:cstheme="majorHAnsi"/>
          <w:b/>
          <w:sz w:val="24"/>
          <w:szCs w:val="24"/>
          <w:lang w:val="en-US"/>
        </w:rPr>
        <w:t>Sound Manager:</w:t>
      </w:r>
      <w:r>
        <w:rPr>
          <w:rFonts w:ascii="Calibri" w:hAnsi="Calibri" w:cstheme="majorHAnsi"/>
          <w:b/>
          <w:sz w:val="24"/>
          <w:szCs w:val="24"/>
          <w:lang w:val="en-US"/>
        </w:rPr>
        <w:t xml:space="preserve"> </w:t>
      </w:r>
      <w:r>
        <w:rPr>
          <w:rFonts w:ascii="Calibri" w:hAnsi="Calibri" w:cstheme="majorHAnsi"/>
          <w:sz w:val="24"/>
          <w:szCs w:val="24"/>
          <w:lang w:val="en-US"/>
        </w:rPr>
        <w:t>Responsible to play the game music.</w:t>
      </w:r>
    </w:p>
    <w:p w:rsidR="002738A3" w:rsidRDefault="002738A3" w:rsidP="002738A3">
      <w:pPr>
        <w:pStyle w:val="Default"/>
        <w:spacing w:after="200" w:line="480" w:lineRule="auto"/>
        <w:jc w:val="both"/>
        <w:rPr>
          <w:rFonts w:ascii="Calibri" w:hAnsi="Calibri" w:cstheme="majorHAnsi"/>
          <w:sz w:val="24"/>
          <w:szCs w:val="24"/>
          <w:lang w:val="en-US"/>
        </w:rPr>
      </w:pPr>
      <w:r w:rsidRPr="00244837">
        <w:rPr>
          <w:rFonts w:ascii="Calibri" w:hAnsi="Calibri" w:cstheme="majorHAnsi"/>
          <w:b/>
          <w:sz w:val="24"/>
          <w:szCs w:val="24"/>
          <w:lang w:val="en-US"/>
        </w:rPr>
        <w:lastRenderedPageBreak/>
        <w:t xml:space="preserve">Menu Panel: </w:t>
      </w:r>
      <w:r>
        <w:rPr>
          <w:rFonts w:ascii="Calibri" w:hAnsi="Calibri" w:cstheme="majorHAnsi"/>
          <w:sz w:val="24"/>
          <w:szCs w:val="24"/>
          <w:lang w:val="en-US"/>
        </w:rPr>
        <w:t>General flow of the menus and the functionalities are implemented in the menu panel.</w:t>
      </w:r>
    </w:p>
    <w:p w:rsidR="002738A3" w:rsidRDefault="002738A3" w:rsidP="002738A3">
      <w:pPr>
        <w:pStyle w:val="Default"/>
        <w:spacing w:after="200" w:line="480" w:lineRule="auto"/>
        <w:jc w:val="both"/>
        <w:rPr>
          <w:rFonts w:ascii="Calibri" w:hAnsi="Calibri" w:cstheme="majorHAnsi"/>
          <w:sz w:val="24"/>
          <w:szCs w:val="24"/>
          <w:lang w:val="en-US"/>
        </w:rPr>
      </w:pPr>
      <w:r>
        <w:rPr>
          <w:rFonts w:ascii="Calibri" w:hAnsi="Calibri" w:cstheme="majorHAnsi"/>
          <w:b/>
          <w:sz w:val="24"/>
          <w:szCs w:val="24"/>
          <w:lang w:val="en-US"/>
        </w:rPr>
        <w:t xml:space="preserve">Storage Manager: </w:t>
      </w:r>
      <w:r>
        <w:rPr>
          <w:rFonts w:ascii="Calibri" w:hAnsi="Calibri" w:cstheme="majorHAnsi"/>
          <w:sz w:val="24"/>
          <w:szCs w:val="24"/>
          <w:lang w:val="en-US"/>
        </w:rPr>
        <w:t>Handles to load and save actions through interacting with the game engine and fetching or writing the details of the variable and objects in the game.</w:t>
      </w:r>
    </w:p>
    <w:p w:rsidR="00C11EBB" w:rsidRPr="003F71C5" w:rsidRDefault="002738A3" w:rsidP="00C72A93">
      <w:pPr>
        <w:pStyle w:val="Default"/>
        <w:spacing w:after="200" w:line="480" w:lineRule="auto"/>
        <w:jc w:val="both"/>
        <w:rPr>
          <w:rFonts w:ascii="Calibri" w:hAnsi="Calibri" w:cstheme="majorHAnsi"/>
          <w:sz w:val="24"/>
          <w:szCs w:val="24"/>
          <w:lang w:val="en-US"/>
        </w:rPr>
      </w:pPr>
      <w:r w:rsidRPr="00340F3C">
        <w:rPr>
          <w:rFonts w:ascii="Calibri" w:hAnsi="Calibri" w:cstheme="majorHAnsi"/>
          <w:b/>
          <w:sz w:val="24"/>
          <w:szCs w:val="24"/>
          <w:lang w:val="en-US"/>
        </w:rPr>
        <w:t xml:space="preserve">Game Panel: </w:t>
      </w:r>
      <w:r>
        <w:rPr>
          <w:rFonts w:ascii="Calibri" w:hAnsi="Calibri" w:cstheme="majorHAnsi"/>
          <w:sz w:val="24"/>
          <w:szCs w:val="24"/>
          <w:lang w:val="en-US"/>
        </w:rPr>
        <w:t xml:space="preserve">General drawings of game screens </w:t>
      </w:r>
      <w:r w:rsidR="00C72A93">
        <w:rPr>
          <w:rFonts w:ascii="Calibri" w:hAnsi="Calibri" w:cstheme="majorHAnsi"/>
          <w:sz w:val="24"/>
          <w:szCs w:val="24"/>
          <w:lang w:val="en-US"/>
        </w:rPr>
        <w:t xml:space="preserve">and user </w:t>
      </w:r>
      <w:bookmarkStart w:id="46" w:name="_GoBack"/>
      <w:r w:rsidR="00C72A93">
        <w:rPr>
          <w:rFonts w:ascii="Calibri" w:hAnsi="Calibri" w:cstheme="majorHAnsi"/>
          <w:sz w:val="24"/>
          <w:szCs w:val="24"/>
          <w:lang w:val="en-US"/>
        </w:rPr>
        <w:t>input</w:t>
      </w:r>
      <w:bookmarkEnd w:id="46"/>
      <w:r w:rsidR="00C72A93">
        <w:rPr>
          <w:rFonts w:ascii="Calibri" w:hAnsi="Calibri" w:cstheme="majorHAnsi"/>
          <w:sz w:val="24"/>
          <w:szCs w:val="24"/>
          <w:lang w:val="en-US"/>
        </w:rPr>
        <w:t xml:space="preserve">s </w:t>
      </w:r>
      <w:r>
        <w:rPr>
          <w:rFonts w:ascii="Calibri" w:hAnsi="Calibri" w:cstheme="majorHAnsi"/>
          <w:sz w:val="24"/>
          <w:szCs w:val="24"/>
          <w:lang w:val="en-US"/>
        </w:rPr>
        <w:t>are handled by the game panel class.</w:t>
      </w:r>
    </w:p>
    <w:p w:rsidR="003D4437" w:rsidRPr="00814123" w:rsidRDefault="00C11EBB" w:rsidP="00814123">
      <w:pPr>
        <w:pStyle w:val="Heading3"/>
        <w:spacing w:line="480" w:lineRule="auto"/>
        <w:rPr>
          <w:rFonts w:ascii="Calibri" w:hAnsi="Calibri"/>
        </w:rPr>
      </w:pPr>
      <w:bookmarkStart w:id="47" w:name="_Toc445064087"/>
      <w:r w:rsidRPr="003F71C5">
        <w:rPr>
          <w:rFonts w:ascii="Calibri" w:hAnsi="Calibri"/>
        </w:rPr>
        <w:t>Class Diagram</w:t>
      </w:r>
      <w:bookmarkEnd w:id="47"/>
    </w:p>
    <w:p w:rsidR="006820B2" w:rsidRDefault="00982090" w:rsidP="008071B3">
      <w:pPr>
        <w:pStyle w:val="Default"/>
        <w:spacing w:after="200" w:line="480" w:lineRule="auto"/>
        <w:ind w:left="2160" w:hanging="2160"/>
        <w:jc w:val="both"/>
        <w:rPr>
          <w:rFonts w:ascii="Calibri" w:hAnsi="Calibri" w:cstheme="majorHAnsi"/>
          <w:sz w:val="24"/>
          <w:szCs w:val="24"/>
          <w:lang w:val="en-US"/>
        </w:rPr>
      </w:pPr>
      <w:commentRangeStart w:id="48"/>
      <w:commentRangeStart w:id="49"/>
      <w:commentRangeStart w:id="50"/>
      <w:commentRangeStart w:id="51"/>
      <w:commentRangeStart w:id="52"/>
      <w:commentRangeStart w:id="53"/>
      <w:r>
        <w:rPr>
          <w:rFonts w:ascii="Calibri" w:hAnsi="Calibri" w:cstheme="majorHAnsi"/>
          <w:noProof/>
          <w:sz w:val="24"/>
          <w:szCs w:val="24"/>
          <w:lang w:val="en-US" w:eastAsia="en-US"/>
        </w:rPr>
        <w:drawing>
          <wp:inline distT="0" distB="0" distL="0" distR="0">
            <wp:extent cx="6113145" cy="4749800"/>
            <wp:effectExtent l="0" t="0" r="8255" b="0"/>
            <wp:docPr id="14" name="Picture 14" descr="/Users/sahinfurkan/Desktop/Screen Shot 2016-03-06 at 2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3-06 at 22.23.09.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13145" cy="4749800"/>
                    </a:xfrm>
                    <a:prstGeom prst="rect">
                      <a:avLst/>
                    </a:prstGeom>
                    <a:noFill/>
                    <a:ln>
                      <a:noFill/>
                    </a:ln>
                  </pic:spPr>
                </pic:pic>
              </a:graphicData>
            </a:graphic>
          </wp:inline>
        </w:drawing>
      </w:r>
      <w:commentRangeEnd w:id="48"/>
      <w:commentRangeEnd w:id="49"/>
      <w:commentRangeEnd w:id="50"/>
      <w:commentRangeEnd w:id="51"/>
      <w:commentRangeEnd w:id="52"/>
      <w:commentRangeEnd w:id="53"/>
      <w:r w:rsidR="00A8034A">
        <w:rPr>
          <w:rStyle w:val="CommentReference"/>
          <w:rFonts w:ascii="Times New Roman" w:hAnsi="Times New Roman" w:cs="Times New Roman"/>
          <w:color w:val="auto"/>
          <w:lang w:val="en-US" w:eastAsia="en-US"/>
        </w:rPr>
        <w:commentReference w:id="53"/>
      </w:r>
      <w:r w:rsidR="0059703B">
        <w:rPr>
          <w:rStyle w:val="CommentReference"/>
          <w:rFonts w:ascii="Times New Roman" w:hAnsi="Times New Roman" w:cs="Times New Roman"/>
          <w:color w:val="auto"/>
          <w:lang w:val="en-US" w:eastAsia="en-US"/>
        </w:rPr>
        <w:commentReference w:id="52"/>
      </w:r>
      <w:r w:rsidR="0059703B">
        <w:rPr>
          <w:rStyle w:val="CommentReference"/>
          <w:rFonts w:ascii="Times New Roman" w:hAnsi="Times New Roman" w:cs="Times New Roman"/>
          <w:color w:val="auto"/>
          <w:lang w:val="en-US" w:eastAsia="en-US"/>
        </w:rPr>
        <w:commentReference w:id="51"/>
      </w:r>
      <w:r w:rsidR="0059703B">
        <w:rPr>
          <w:rStyle w:val="CommentReference"/>
          <w:rFonts w:ascii="Times New Roman" w:hAnsi="Times New Roman" w:cs="Times New Roman"/>
          <w:color w:val="auto"/>
          <w:lang w:val="en-US" w:eastAsia="en-US"/>
        </w:rPr>
        <w:commentReference w:id="50"/>
      </w:r>
      <w:r w:rsidR="0059703B">
        <w:rPr>
          <w:rStyle w:val="CommentReference"/>
          <w:rFonts w:ascii="Times New Roman" w:hAnsi="Times New Roman" w:cs="Times New Roman"/>
          <w:color w:val="auto"/>
          <w:lang w:val="en-US" w:eastAsia="en-US"/>
        </w:rPr>
        <w:commentReference w:id="49"/>
      </w:r>
      <w:r w:rsidR="0059703B">
        <w:rPr>
          <w:rStyle w:val="CommentReference"/>
          <w:rFonts w:ascii="Times New Roman" w:hAnsi="Times New Roman" w:cs="Times New Roman"/>
          <w:color w:val="auto"/>
          <w:lang w:val="en-US" w:eastAsia="en-US"/>
        </w:rPr>
        <w:commentReference w:id="48"/>
      </w:r>
    </w:p>
    <w:p w:rsidR="006820B2" w:rsidRDefault="006820B2" w:rsidP="006820B2">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9</w:t>
      </w:r>
      <w:r w:rsidRPr="00F504DD">
        <w:rPr>
          <w:rFonts w:ascii="Calibri" w:hAnsi="Calibri"/>
          <w:b/>
          <w:bCs/>
          <w:sz w:val="20"/>
          <w:szCs w:val="20"/>
          <w:lang w:val="en-US"/>
        </w:rPr>
        <w:t xml:space="preserve">: </w:t>
      </w:r>
      <w:r>
        <w:rPr>
          <w:rFonts w:ascii="Calibri" w:hAnsi="Calibri"/>
          <w:b/>
          <w:bCs/>
          <w:sz w:val="20"/>
          <w:szCs w:val="20"/>
          <w:lang w:val="en-US"/>
        </w:rPr>
        <w:t>Class</w:t>
      </w:r>
      <w:r w:rsidRPr="00F504DD">
        <w:rPr>
          <w:rFonts w:ascii="Calibri" w:hAnsi="Calibri"/>
          <w:b/>
          <w:bCs/>
          <w:sz w:val="20"/>
          <w:szCs w:val="20"/>
          <w:lang w:val="en-US"/>
        </w:rPr>
        <w:t xml:space="preserve"> </w:t>
      </w:r>
      <w:commentRangeStart w:id="54"/>
      <w:r w:rsidRPr="00F504DD">
        <w:rPr>
          <w:rFonts w:ascii="Calibri" w:hAnsi="Calibri"/>
          <w:b/>
          <w:bCs/>
          <w:sz w:val="20"/>
          <w:szCs w:val="20"/>
          <w:lang w:val="en-US"/>
        </w:rPr>
        <w:t>Diagram</w:t>
      </w:r>
      <w:commentRangeEnd w:id="54"/>
      <w:r w:rsidR="0059703B">
        <w:rPr>
          <w:rStyle w:val="CommentReference"/>
          <w:rFonts w:ascii="Times New Roman" w:hAnsi="Times New Roman" w:cs="Times New Roman"/>
          <w:color w:val="auto"/>
          <w:lang w:val="en-US" w:eastAsia="en-US"/>
        </w:rPr>
        <w:commentReference w:id="54"/>
      </w:r>
    </w:p>
    <w:p w:rsidR="00B507D2" w:rsidRDefault="00B76BBE" w:rsidP="00B76BBE">
      <w:pPr>
        <w:pStyle w:val="Body"/>
        <w:spacing w:line="480" w:lineRule="auto"/>
        <w:jc w:val="both"/>
        <w:rPr>
          <w:rFonts w:ascii="Calibri" w:hAnsi="Calibri"/>
          <w:sz w:val="24"/>
          <w:szCs w:val="24"/>
          <w:lang w:val="en-US"/>
        </w:rPr>
      </w:pPr>
      <w:r w:rsidRPr="00B76BBE">
        <w:rPr>
          <w:rFonts w:ascii="Calibri" w:hAnsi="Calibri"/>
          <w:sz w:val="24"/>
          <w:szCs w:val="24"/>
          <w:lang w:val="en-US"/>
        </w:rPr>
        <w:t xml:space="preserve">GameEngine class is the core of </w:t>
      </w:r>
      <w:r w:rsidR="00C72A93">
        <w:rPr>
          <w:rFonts w:ascii="Calibri" w:hAnsi="Calibri"/>
          <w:sz w:val="24"/>
          <w:szCs w:val="24"/>
          <w:lang w:val="en-US"/>
        </w:rPr>
        <w:t>the game. It holds 2</w:t>
      </w:r>
      <w:r w:rsidRPr="00B76BBE">
        <w:rPr>
          <w:rFonts w:ascii="Calibri" w:hAnsi="Calibri"/>
          <w:sz w:val="24"/>
          <w:szCs w:val="24"/>
          <w:lang w:val="en-US"/>
        </w:rPr>
        <w:t xml:space="preserve"> manager class</w:t>
      </w:r>
      <w:r>
        <w:rPr>
          <w:rFonts w:ascii="Calibri" w:hAnsi="Calibri"/>
          <w:sz w:val="24"/>
          <w:szCs w:val="24"/>
          <w:lang w:val="en-US"/>
        </w:rPr>
        <w:t>es;</w:t>
      </w:r>
      <w:r w:rsidRPr="00B76BBE">
        <w:rPr>
          <w:rFonts w:ascii="Calibri" w:hAnsi="Calibri"/>
          <w:sz w:val="24"/>
          <w:szCs w:val="24"/>
          <w:lang w:val="en-US"/>
        </w:rPr>
        <w:t xml:space="preserve"> </w:t>
      </w:r>
      <w:proofErr w:type="spellStart"/>
      <w:r w:rsidRPr="00B76BBE">
        <w:rPr>
          <w:rFonts w:ascii="Calibri" w:hAnsi="Calibri"/>
          <w:sz w:val="24"/>
          <w:szCs w:val="24"/>
          <w:lang w:val="en-US"/>
        </w:rPr>
        <w:t>SoundManager</w:t>
      </w:r>
      <w:proofErr w:type="spellEnd"/>
      <w:r w:rsidRPr="00B76BBE">
        <w:rPr>
          <w:rFonts w:ascii="Calibri" w:hAnsi="Calibri"/>
          <w:sz w:val="24"/>
          <w:szCs w:val="24"/>
          <w:lang w:val="en-US"/>
        </w:rPr>
        <w:t xml:space="preserve">, </w:t>
      </w:r>
      <w:proofErr w:type="spellStart"/>
      <w:r w:rsidRPr="00B76BBE">
        <w:rPr>
          <w:rFonts w:ascii="Calibri" w:hAnsi="Calibri"/>
          <w:sz w:val="24"/>
          <w:szCs w:val="24"/>
          <w:lang w:val="en-US"/>
        </w:rPr>
        <w:t>StorageManager</w:t>
      </w:r>
      <w:proofErr w:type="spellEnd"/>
      <w:r w:rsidRPr="00B76BBE">
        <w:rPr>
          <w:rFonts w:ascii="Calibri" w:hAnsi="Calibri"/>
          <w:sz w:val="24"/>
          <w:szCs w:val="24"/>
          <w:lang w:val="en-US"/>
        </w:rPr>
        <w:t xml:space="preserve"> and controls them. It has also a relation with GameMap. GameEngine only access </w:t>
      </w:r>
      <w:r w:rsidRPr="00B76BBE">
        <w:rPr>
          <w:rFonts w:ascii="Calibri" w:hAnsi="Calibri"/>
          <w:sz w:val="24"/>
          <w:szCs w:val="24"/>
          <w:lang w:val="en-US"/>
        </w:rPr>
        <w:lastRenderedPageBreak/>
        <w:t>the entity objects through GameMap class. GameMap has a property of GameObject array. GameMap controls MapObject</w:t>
      </w:r>
      <w:r>
        <w:rPr>
          <w:rFonts w:ascii="Calibri" w:hAnsi="Calibri"/>
          <w:sz w:val="24"/>
          <w:szCs w:val="24"/>
          <w:lang w:val="en-US"/>
        </w:rPr>
        <w:t>s according</w:t>
      </w:r>
      <w:r w:rsidRPr="00B76BBE">
        <w:rPr>
          <w:rFonts w:ascii="Calibri" w:hAnsi="Calibri"/>
          <w:sz w:val="24"/>
          <w:szCs w:val="24"/>
          <w:lang w:val="en-US"/>
        </w:rPr>
        <w:t xml:space="preserve"> to this array.</w:t>
      </w:r>
      <w:r w:rsidR="00874D00">
        <w:rPr>
          <w:rFonts w:ascii="Calibri" w:hAnsi="Calibri"/>
          <w:sz w:val="24"/>
          <w:szCs w:val="24"/>
          <w:lang w:val="en-US"/>
        </w:rPr>
        <w:t xml:space="preserve"> </w:t>
      </w:r>
      <w:r w:rsidR="00B507D2">
        <w:rPr>
          <w:rFonts w:ascii="Calibri" w:hAnsi="Calibri"/>
          <w:sz w:val="24"/>
          <w:szCs w:val="24"/>
          <w:lang w:val="en-US"/>
        </w:rPr>
        <w:t>Class d</w:t>
      </w:r>
      <w:r w:rsidR="00B507D2" w:rsidRPr="003F71C5">
        <w:rPr>
          <w:rFonts w:ascii="Calibri" w:hAnsi="Calibri"/>
          <w:sz w:val="24"/>
          <w:szCs w:val="24"/>
          <w:lang w:val="en-US"/>
        </w:rPr>
        <w:t>iagram is shown in</w:t>
      </w:r>
      <w:r w:rsidR="00B507D2">
        <w:rPr>
          <w:rFonts w:ascii="Calibri" w:hAnsi="Calibri"/>
          <w:sz w:val="24"/>
          <w:szCs w:val="24"/>
          <w:lang w:val="en-US"/>
        </w:rPr>
        <w:t xml:space="preserve"> above</w:t>
      </w:r>
      <w:r w:rsidR="00B507D2" w:rsidRPr="003F71C5">
        <w:rPr>
          <w:rFonts w:ascii="Calibri" w:hAnsi="Calibri"/>
          <w:sz w:val="24"/>
          <w:szCs w:val="24"/>
          <w:lang w:val="en-US"/>
        </w:rPr>
        <w:t xml:space="preserve"> Figure </w:t>
      </w:r>
      <w:r w:rsidR="00B507D2">
        <w:rPr>
          <w:rFonts w:ascii="Calibri" w:hAnsi="Calibri"/>
          <w:sz w:val="24"/>
          <w:szCs w:val="24"/>
          <w:lang w:val="en-US"/>
        </w:rPr>
        <w:t>9</w:t>
      </w:r>
      <w:r w:rsidR="004B4AB1">
        <w:rPr>
          <w:rFonts w:ascii="Calibri" w:hAnsi="Calibri"/>
          <w:sz w:val="24"/>
          <w:szCs w:val="24"/>
          <w:lang w:val="en-US"/>
        </w:rPr>
        <w:t>.</w:t>
      </w:r>
    </w:p>
    <w:p w:rsidR="00AB5BC4" w:rsidRPr="00F504DD" w:rsidRDefault="00AB5BC4" w:rsidP="006820B2">
      <w:pPr>
        <w:pStyle w:val="Body"/>
        <w:spacing w:line="480" w:lineRule="auto"/>
        <w:jc w:val="center"/>
        <w:rPr>
          <w:rFonts w:ascii="Calibri" w:hAnsi="Calibri"/>
          <w:b/>
          <w:bCs/>
          <w:sz w:val="20"/>
          <w:szCs w:val="20"/>
          <w:lang w:val="en-US"/>
        </w:rPr>
      </w:pPr>
    </w:p>
    <w:p w:rsidR="00E75E1C" w:rsidRPr="00E75E1C" w:rsidRDefault="008071B3" w:rsidP="00E75E1C">
      <w:pPr>
        <w:pStyle w:val="Heading2"/>
        <w:rPr>
          <w:rFonts w:ascii="Calibri" w:hAnsi="Calibri"/>
          <w:b w:val="0"/>
          <w:color w:val="499BC9" w:themeColor="accent1"/>
          <w:sz w:val="30"/>
          <w:szCs w:val="30"/>
        </w:rPr>
      </w:pPr>
      <w:bookmarkStart w:id="55" w:name="_Toc445064088"/>
      <w:r w:rsidRPr="003F71C5">
        <w:rPr>
          <w:rFonts w:ascii="Calibri" w:hAnsi="Calibri"/>
          <w:b w:val="0"/>
          <w:color w:val="499BC9" w:themeColor="accent1"/>
          <w:sz w:val="30"/>
          <w:szCs w:val="30"/>
        </w:rPr>
        <w:t>5.4 Dynamic Models</w:t>
      </w:r>
      <w:bookmarkEnd w:id="55"/>
    </w:p>
    <w:p w:rsidR="00D15E9A" w:rsidRDefault="00FD376C" w:rsidP="00D15E9A">
      <w:pPr>
        <w:pStyle w:val="Heading3"/>
        <w:spacing w:line="480" w:lineRule="auto"/>
        <w:rPr>
          <w:rFonts w:ascii="Calibri" w:hAnsi="Calibri"/>
        </w:rPr>
      </w:pPr>
      <w:bookmarkStart w:id="56" w:name="_Toc445064089"/>
      <w:r>
        <w:rPr>
          <w:rFonts w:ascii="Calibri" w:hAnsi="Calibri"/>
        </w:rPr>
        <w:t>Activity Diagram</w:t>
      </w:r>
      <w:bookmarkEnd w:id="56"/>
    </w:p>
    <w:p w:rsidR="00814123" w:rsidRPr="00814123" w:rsidRDefault="00814123" w:rsidP="00814123">
      <w:pPr>
        <w:pStyle w:val="Body"/>
        <w:spacing w:line="480" w:lineRule="auto"/>
        <w:jc w:val="both"/>
        <w:rPr>
          <w:rFonts w:ascii="Calibri" w:hAnsi="Calibri"/>
          <w:sz w:val="24"/>
          <w:szCs w:val="24"/>
          <w:lang w:val="en-US"/>
        </w:rPr>
      </w:pPr>
      <w:r w:rsidRPr="00814123">
        <w:rPr>
          <w:rFonts w:ascii="Calibri" w:hAnsi="Calibri"/>
          <w:sz w:val="24"/>
          <w:szCs w:val="24"/>
          <w:lang w:val="en-US"/>
        </w:rPr>
        <w:t xml:space="preserve">The diagram in Figure 10 shows the general game flow of the game. </w:t>
      </w:r>
      <w:r w:rsidR="00A459BD">
        <w:rPr>
          <w:rFonts w:ascii="Calibri" w:hAnsi="Calibri"/>
          <w:sz w:val="24"/>
          <w:szCs w:val="24"/>
          <w:lang w:val="en-US"/>
        </w:rPr>
        <w:t>Player</w:t>
      </w:r>
      <w:r w:rsidRPr="00814123">
        <w:rPr>
          <w:rFonts w:ascii="Calibri" w:hAnsi="Calibri"/>
          <w:sz w:val="24"/>
          <w:szCs w:val="24"/>
          <w:lang w:val="en-US"/>
        </w:rPr>
        <w:t xml:space="preserve"> can initialize the game in two different ways; Starting a new game or loading a previously saved game. After initializing it, general game loop starts. During the game flow, in each time unit, it is checked if there is any monster left. If there are some monsters and the user is dead -game is over-, we know that the game is lost. After this step, according to the score the user collected, either he goes to the high score panel and save his score or directly continues to the main menu. If there are some monsters left and the game is not over yet, he continues to try to kill the monsters, destroy the walls, or collecting bonuses. These events are all decided with check collision step. According to the collision, maybe there is no, game map is updated and monster number check happens and game loops back to the collision check step. After killing all of the monsters, the loop breaks and the door is placed in one of the available places randomly. After the hero reaches to the door successfully, game loops back to initialize game step. If he cannot reach to the door successfully in the given time period, the game is over and again high score check happens. In any stage, if the hero loses all of his lives, we loop back to high score check stage.</w:t>
      </w:r>
    </w:p>
    <w:p w:rsidR="00A53345" w:rsidRDefault="00AD6675" w:rsidP="00A53345">
      <w:pPr>
        <w:pStyle w:val="Default"/>
        <w:spacing w:after="200" w:line="480" w:lineRule="auto"/>
        <w:ind w:left="2160" w:hanging="2160"/>
        <w:jc w:val="both"/>
        <w:rPr>
          <w:rFonts w:ascii="Calibri" w:hAnsi="Calibri" w:cstheme="majorHAnsi"/>
          <w:sz w:val="24"/>
          <w:szCs w:val="24"/>
          <w:lang w:val="en-US"/>
        </w:rPr>
      </w:pPr>
      <w:r>
        <w:rPr>
          <w:rFonts w:ascii="Calibri" w:hAnsi="Calibri" w:cstheme="majorHAnsi"/>
          <w:sz w:val="24"/>
          <w:szCs w:val="24"/>
          <w:lang w:val="en-US"/>
        </w:rPr>
        <w:t>Activity diagram for the game flow is as the following:</w:t>
      </w:r>
    </w:p>
    <w:p w:rsidR="00AD6675" w:rsidRPr="003F71C5" w:rsidRDefault="000935DC" w:rsidP="00A53345">
      <w:pPr>
        <w:pStyle w:val="Default"/>
        <w:spacing w:after="200" w:line="480" w:lineRule="auto"/>
        <w:ind w:left="2160" w:hanging="2160"/>
        <w:jc w:val="both"/>
        <w:rPr>
          <w:rFonts w:ascii="Calibri" w:hAnsi="Calibri" w:cstheme="majorHAnsi"/>
          <w:sz w:val="24"/>
          <w:szCs w:val="24"/>
          <w:lang w:val="en-US"/>
        </w:rPr>
      </w:pPr>
      <w:commentRangeStart w:id="57"/>
      <w:commentRangeStart w:id="58"/>
      <w:commentRangeStart w:id="59"/>
      <w:r>
        <w:rPr>
          <w:rFonts w:ascii="Calibri" w:hAnsi="Calibri" w:cstheme="majorHAnsi"/>
          <w:noProof/>
          <w:sz w:val="24"/>
          <w:szCs w:val="24"/>
          <w:lang w:val="en-US" w:eastAsia="en-US"/>
        </w:rPr>
        <w:lastRenderedPageBreak/>
        <w:drawing>
          <wp:inline distT="0" distB="0" distL="0" distR="0">
            <wp:extent cx="5619889" cy="509743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23273" cy="5100508"/>
                    </a:xfrm>
                    <a:prstGeom prst="rect">
                      <a:avLst/>
                    </a:prstGeom>
                  </pic:spPr>
                </pic:pic>
              </a:graphicData>
            </a:graphic>
          </wp:inline>
        </w:drawing>
      </w:r>
      <w:commentRangeEnd w:id="57"/>
      <w:commentRangeEnd w:id="59"/>
      <w:r w:rsidR="00EB1EFC">
        <w:rPr>
          <w:rStyle w:val="CommentReference"/>
          <w:rFonts w:ascii="Times New Roman" w:hAnsi="Times New Roman" w:cs="Times New Roman"/>
          <w:color w:val="auto"/>
          <w:lang w:val="en-US" w:eastAsia="en-US"/>
        </w:rPr>
        <w:commentReference w:id="59"/>
      </w:r>
      <w:r w:rsidR="00A8034A">
        <w:rPr>
          <w:rStyle w:val="CommentReference"/>
          <w:rFonts w:ascii="Times New Roman" w:hAnsi="Times New Roman" w:cs="Times New Roman"/>
          <w:color w:val="auto"/>
          <w:lang w:val="en-US" w:eastAsia="en-US"/>
        </w:rPr>
        <w:commentReference w:id="57"/>
      </w:r>
      <w:commentRangeEnd w:id="58"/>
      <w:r w:rsidR="00A8034A">
        <w:rPr>
          <w:rStyle w:val="CommentReference"/>
          <w:rFonts w:ascii="Times New Roman" w:hAnsi="Times New Roman" w:cs="Times New Roman"/>
          <w:color w:val="auto"/>
          <w:lang w:val="en-US" w:eastAsia="en-US"/>
        </w:rPr>
        <w:commentReference w:id="58"/>
      </w:r>
    </w:p>
    <w:p w:rsidR="00E75E1C"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10</w:t>
      </w:r>
      <w:r w:rsidRPr="00F504DD">
        <w:rPr>
          <w:rFonts w:ascii="Calibri" w:hAnsi="Calibri"/>
          <w:b/>
          <w:bCs/>
          <w:sz w:val="20"/>
          <w:szCs w:val="20"/>
          <w:lang w:val="en-US"/>
        </w:rPr>
        <w:t xml:space="preserve">: </w:t>
      </w:r>
      <w:r w:rsidR="00FD376C">
        <w:rPr>
          <w:rFonts w:ascii="Calibri" w:hAnsi="Calibri"/>
          <w:b/>
          <w:bCs/>
          <w:sz w:val="20"/>
          <w:szCs w:val="20"/>
          <w:lang w:val="en-US"/>
        </w:rPr>
        <w:t xml:space="preserve">Activity Diagram </w:t>
      </w:r>
      <w:r>
        <w:rPr>
          <w:rFonts w:ascii="Calibri" w:hAnsi="Calibri"/>
          <w:b/>
          <w:bCs/>
          <w:sz w:val="20"/>
          <w:szCs w:val="20"/>
          <w:lang w:val="en-US"/>
        </w:rPr>
        <w:t>f</w:t>
      </w:r>
      <w:r w:rsidR="00FD376C">
        <w:rPr>
          <w:rFonts w:ascii="Calibri" w:hAnsi="Calibri"/>
          <w:b/>
          <w:bCs/>
          <w:sz w:val="20"/>
          <w:szCs w:val="20"/>
          <w:lang w:val="en-US"/>
        </w:rPr>
        <w:t>or the Game Flow</w:t>
      </w:r>
    </w:p>
    <w:p w:rsidR="008239AF" w:rsidRPr="008239AF" w:rsidRDefault="00E75E1C" w:rsidP="008239AF">
      <w:pPr>
        <w:pStyle w:val="Heading3"/>
        <w:spacing w:line="480" w:lineRule="auto"/>
        <w:rPr>
          <w:rFonts w:ascii="Calibri" w:hAnsi="Calibri"/>
        </w:rPr>
      </w:pPr>
      <w:bookmarkStart w:id="60" w:name="_Toc445064090"/>
      <w:r>
        <w:rPr>
          <w:rFonts w:ascii="Calibri" w:hAnsi="Calibri"/>
        </w:rPr>
        <w:t>Sequence Diagrams</w:t>
      </w:r>
      <w:bookmarkEnd w:id="60"/>
    </w:p>
    <w:p w:rsidR="00E75E1C" w:rsidRPr="00C301FB" w:rsidRDefault="00E75E1C" w:rsidP="00C301FB">
      <w:pPr>
        <w:pStyle w:val="Heading4"/>
        <w:spacing w:line="480" w:lineRule="auto"/>
        <w:jc w:val="both"/>
        <w:rPr>
          <w:rFonts w:ascii="Calibri" w:hAnsi="Calibri"/>
        </w:rPr>
      </w:pPr>
      <w:r>
        <w:rPr>
          <w:rFonts w:ascii="Calibri" w:hAnsi="Calibri"/>
        </w:rPr>
        <w:t>Diagram 1: Start Game</w:t>
      </w:r>
    </w:p>
    <w:p w:rsidR="00C301FB" w:rsidRPr="00C301FB" w:rsidRDefault="00C301FB" w:rsidP="00C301FB">
      <w:pPr>
        <w:spacing w:line="480" w:lineRule="auto"/>
        <w:jc w:val="both"/>
        <w:rPr>
          <w:rFonts w:ascii="Calibri" w:hAnsi="Calibri"/>
        </w:rPr>
      </w:pPr>
      <w:r w:rsidRPr="00C301FB">
        <w:rPr>
          <w:rFonts w:ascii="Calibri" w:hAnsi="Calibri"/>
        </w:rPr>
        <w:t>This diagram in Figure 11 explains a scenario which the player starts a game. Actor chooses the "Start Game" from the Main</w:t>
      </w:r>
      <w:r>
        <w:rPr>
          <w:rFonts w:ascii="Calibri" w:hAnsi="Calibri"/>
        </w:rPr>
        <w:t xml:space="preserve"> </w:t>
      </w:r>
      <w:r w:rsidRPr="00C301FB">
        <w:rPr>
          <w:rFonts w:ascii="Calibri" w:hAnsi="Calibri"/>
        </w:rPr>
        <w:t xml:space="preserve">Menu and </w:t>
      </w:r>
      <w:proofErr w:type="spellStart"/>
      <w:r w:rsidR="00C72A93">
        <w:rPr>
          <w:rFonts w:ascii="Calibri" w:hAnsi="Calibri"/>
        </w:rPr>
        <w:t>GamePanel</w:t>
      </w:r>
      <w:proofErr w:type="spellEnd"/>
      <w:r w:rsidRPr="00C301FB">
        <w:rPr>
          <w:rFonts w:ascii="Calibri" w:hAnsi="Calibri"/>
        </w:rPr>
        <w:t xml:space="preserve"> triggers the '</w:t>
      </w:r>
      <w:proofErr w:type="spellStart"/>
      <w:r w:rsidRPr="00C301FB">
        <w:rPr>
          <w:rFonts w:ascii="Calibri" w:hAnsi="Calibri"/>
        </w:rPr>
        <w:t>createGame</w:t>
      </w:r>
      <w:proofErr w:type="spellEnd"/>
      <w:r w:rsidRPr="00C301FB">
        <w:rPr>
          <w:rFonts w:ascii="Calibri" w:hAnsi="Calibri"/>
        </w:rPr>
        <w:t xml:space="preserve">' method of GameEngine. GameEngine creates ScreenManager and GameMap. GameEngine then triggers the 'constructLevel' method of GameMap with 'currentLevel' as the parameter. GameMap creates Player, Wall, Monster, Bonus, and Door. </w:t>
      </w:r>
      <w:commentRangeStart w:id="61"/>
      <w:r w:rsidRPr="00C301FB">
        <w:rPr>
          <w:rFonts w:ascii="Calibri" w:hAnsi="Calibri"/>
        </w:rPr>
        <w:t>GameEngine creates CollisionManager and triggers the 'startTimer' method of GameMap. GameEngine enters the '</w:t>
      </w:r>
      <w:proofErr w:type="spellStart"/>
      <w:r w:rsidRPr="00C301FB">
        <w:rPr>
          <w:rFonts w:ascii="Calibri" w:hAnsi="Calibri"/>
        </w:rPr>
        <w:t>startGameLoop</w:t>
      </w:r>
      <w:proofErr w:type="spellEnd"/>
      <w:r w:rsidRPr="00C301FB">
        <w:rPr>
          <w:rFonts w:ascii="Calibri" w:hAnsi="Calibri"/>
        </w:rPr>
        <w:t>' loop of itself</w:t>
      </w:r>
      <w:commentRangeEnd w:id="61"/>
      <w:r w:rsidR="000C4275">
        <w:rPr>
          <w:rStyle w:val="CommentReference"/>
        </w:rPr>
        <w:commentReference w:id="61"/>
      </w:r>
      <w:r w:rsidRPr="00C301FB">
        <w:rPr>
          <w:rFonts w:ascii="Calibri" w:hAnsi="Calibri"/>
        </w:rPr>
        <w:t>.</w:t>
      </w:r>
    </w:p>
    <w:p w:rsidR="00E75E1C" w:rsidRDefault="00600DFE" w:rsidP="00E75E1C">
      <w:r>
        <w:rPr>
          <w:rFonts w:ascii="Calibri" w:hAnsi="Calibri" w:cstheme="majorHAnsi"/>
          <w:noProof/>
        </w:rPr>
        <w:lastRenderedPageBreak/>
        <w:drawing>
          <wp:anchor distT="0" distB="0" distL="114300" distR="114300" simplePos="0" relativeHeight="251660288" behindDoc="0" locked="0" layoutInCell="1" allowOverlap="1">
            <wp:simplePos x="0" y="0"/>
            <wp:positionH relativeFrom="margin">
              <wp:posOffset>575945</wp:posOffset>
            </wp:positionH>
            <wp:positionV relativeFrom="margin">
              <wp:posOffset>57785</wp:posOffset>
            </wp:positionV>
            <wp:extent cx="529200" cy="230400"/>
            <wp:effectExtent l="0" t="0" r="4445" b="0"/>
            <wp:wrapNone/>
            <wp:docPr id="23" name="Picture 23" descr="/Users/sahinfurkan/Desktop/Screen Shot 2016-03-06 at 22.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hinfurkan/Desktop/Screen Shot 2016-03-06 at 22.26.30.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9200" cy="230400"/>
                    </a:xfrm>
                    <a:prstGeom prst="rect">
                      <a:avLst/>
                    </a:prstGeom>
                    <a:noFill/>
                    <a:ln>
                      <a:noFill/>
                    </a:ln>
                  </pic:spPr>
                </pic:pic>
              </a:graphicData>
            </a:graphic>
          </wp:anchor>
        </w:drawing>
      </w:r>
      <w:commentRangeStart w:id="62"/>
      <w:commentRangeStart w:id="63"/>
      <w:r w:rsidR="0018050B">
        <w:rPr>
          <w:noProof/>
        </w:rPr>
        <w:drawing>
          <wp:inline distT="0" distB="0" distL="0" distR="0">
            <wp:extent cx="612013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Game.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2752725"/>
                    </a:xfrm>
                    <a:prstGeom prst="rect">
                      <a:avLst/>
                    </a:prstGeom>
                  </pic:spPr>
                </pic:pic>
              </a:graphicData>
            </a:graphic>
          </wp:inline>
        </w:drawing>
      </w:r>
      <w:commentRangeEnd w:id="62"/>
      <w:commentRangeEnd w:id="63"/>
      <w:r w:rsidR="000C4275">
        <w:rPr>
          <w:rStyle w:val="CommentReference"/>
        </w:rPr>
        <w:commentReference w:id="63"/>
      </w:r>
      <w:r w:rsidR="000C4275">
        <w:rPr>
          <w:rStyle w:val="CommentReference"/>
        </w:rPr>
        <w:commentReference w:id="62"/>
      </w:r>
    </w:p>
    <w:p w:rsidR="00F91938" w:rsidRDefault="00F91938" w:rsidP="00E75E1C"/>
    <w:p w:rsidR="00487F6B" w:rsidRPr="00F504DD"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11</w:t>
      </w:r>
      <w:r w:rsidRPr="00F504DD">
        <w:rPr>
          <w:rFonts w:ascii="Calibri" w:hAnsi="Calibri"/>
          <w:b/>
          <w:bCs/>
          <w:sz w:val="20"/>
          <w:szCs w:val="20"/>
          <w:lang w:val="en-US"/>
        </w:rPr>
        <w:t xml:space="preserve">: </w:t>
      </w:r>
      <w:r w:rsidR="002B5F3D">
        <w:rPr>
          <w:rFonts w:ascii="Calibri" w:hAnsi="Calibri"/>
          <w:b/>
          <w:bCs/>
          <w:sz w:val="20"/>
          <w:szCs w:val="20"/>
          <w:lang w:val="en-US"/>
        </w:rPr>
        <w:t>Sequence diagram of starting a game</w:t>
      </w:r>
      <w:r w:rsidR="008145CB">
        <w:rPr>
          <w:rFonts w:ascii="Calibri" w:hAnsi="Calibri"/>
          <w:b/>
          <w:bCs/>
          <w:sz w:val="20"/>
          <w:szCs w:val="20"/>
          <w:lang w:val="en-US"/>
        </w:rPr>
        <w:t xml:space="preserve"> </w:t>
      </w:r>
      <w:commentRangeStart w:id="64"/>
      <w:r w:rsidR="008145CB">
        <w:rPr>
          <w:rFonts w:ascii="Calibri" w:hAnsi="Calibri"/>
          <w:b/>
          <w:bCs/>
          <w:sz w:val="20"/>
          <w:szCs w:val="20"/>
          <w:lang w:val="en-US"/>
        </w:rPr>
        <w:t>scenario</w:t>
      </w:r>
      <w:commentRangeEnd w:id="64"/>
      <w:r w:rsidR="000C4275">
        <w:rPr>
          <w:rStyle w:val="CommentReference"/>
          <w:rFonts w:ascii="Times New Roman" w:hAnsi="Times New Roman" w:cs="Times New Roman"/>
          <w:color w:val="auto"/>
          <w:lang w:val="en-US" w:eastAsia="en-US"/>
        </w:rPr>
        <w:commentReference w:id="64"/>
      </w:r>
    </w:p>
    <w:p w:rsidR="00F91938" w:rsidRDefault="00F91938" w:rsidP="00E75E1C"/>
    <w:p w:rsidR="00E75E1C" w:rsidRDefault="00E75E1C" w:rsidP="00E75E1C">
      <w:pPr>
        <w:pStyle w:val="Heading4"/>
        <w:spacing w:line="480" w:lineRule="auto"/>
        <w:jc w:val="both"/>
        <w:rPr>
          <w:rFonts w:ascii="Calibri" w:hAnsi="Calibri"/>
        </w:rPr>
      </w:pPr>
      <w:r>
        <w:rPr>
          <w:rFonts w:ascii="Calibri" w:hAnsi="Calibri"/>
        </w:rPr>
        <w:t>Diagram 2: Bomb Explosion</w:t>
      </w:r>
    </w:p>
    <w:p w:rsidR="00E75E1C" w:rsidRDefault="00E75E1C" w:rsidP="00E75E1C">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 xml:space="preserve">This diagram in Figure </w:t>
      </w:r>
      <w:r w:rsidR="00872C49">
        <w:rPr>
          <w:rFonts w:ascii="Calibri" w:hAnsi="Calibri" w:cstheme="majorHAnsi"/>
          <w:sz w:val="24"/>
          <w:szCs w:val="24"/>
          <w:lang w:val="en-US"/>
        </w:rPr>
        <w:t>12</w:t>
      </w:r>
      <w:r>
        <w:rPr>
          <w:rFonts w:ascii="Calibri" w:hAnsi="Calibri" w:cstheme="majorHAnsi"/>
          <w:sz w:val="24"/>
          <w:szCs w:val="24"/>
          <w:lang w:val="en-US"/>
        </w:rPr>
        <w:t xml:space="preserve"> explains a scenario which a bomb explodes and destroys a monster. Actor plants a bomb by pressing a specific button from the keyboard and ‘plantBomb’ method of GameManager is called by the </w:t>
      </w:r>
      <w:proofErr w:type="spellStart"/>
      <w:r w:rsidR="00C72A93">
        <w:rPr>
          <w:rFonts w:ascii="Calibri" w:hAnsi="Calibri" w:cstheme="majorHAnsi"/>
          <w:sz w:val="24"/>
          <w:szCs w:val="24"/>
          <w:lang w:val="en-US"/>
        </w:rPr>
        <w:t>GamePanel</w:t>
      </w:r>
      <w:proofErr w:type="spellEnd"/>
      <w:r>
        <w:rPr>
          <w:rFonts w:ascii="Calibri" w:hAnsi="Calibri" w:cstheme="majorHAnsi"/>
          <w:sz w:val="24"/>
          <w:szCs w:val="24"/>
          <w:lang w:val="en-US"/>
        </w:rPr>
        <w:t xml:space="preserve">. This method gets the location of player, hero, and GameEngine creates a bomb in that location. Then GameEngine triggers the method </w:t>
      </w:r>
      <w:r w:rsidR="00F91938">
        <w:rPr>
          <w:rFonts w:ascii="Calibri" w:hAnsi="Calibri" w:cstheme="majorHAnsi"/>
          <w:sz w:val="24"/>
          <w:szCs w:val="24"/>
          <w:lang w:val="en-US"/>
        </w:rPr>
        <w:t>‘</w:t>
      </w:r>
      <w:r>
        <w:rPr>
          <w:rFonts w:ascii="Calibri" w:hAnsi="Calibri" w:cstheme="majorHAnsi"/>
          <w:sz w:val="24"/>
          <w:szCs w:val="24"/>
          <w:lang w:val="en-US"/>
        </w:rPr>
        <w:t>addObject</w:t>
      </w:r>
      <w:r w:rsidR="00F91938">
        <w:rPr>
          <w:rFonts w:ascii="Calibri" w:hAnsi="Calibri" w:cstheme="majorHAnsi"/>
          <w:sz w:val="24"/>
          <w:szCs w:val="24"/>
          <w:lang w:val="en-US"/>
        </w:rPr>
        <w:t>’</w:t>
      </w:r>
      <w:r>
        <w:rPr>
          <w:rFonts w:ascii="Calibri" w:hAnsi="Calibri" w:cstheme="majorHAnsi"/>
          <w:sz w:val="24"/>
          <w:szCs w:val="24"/>
          <w:lang w:val="en-US"/>
        </w:rPr>
        <w:t xml:space="preserve"> method of GameMap class for that </w:t>
      </w:r>
      <w:r w:rsidR="00F91938">
        <w:rPr>
          <w:rFonts w:ascii="Calibri" w:hAnsi="Calibri" w:cstheme="majorHAnsi"/>
          <w:sz w:val="24"/>
          <w:szCs w:val="24"/>
          <w:lang w:val="en-US"/>
        </w:rPr>
        <w:t>specific</w:t>
      </w:r>
      <w:r>
        <w:rPr>
          <w:rFonts w:ascii="Calibri" w:hAnsi="Calibri" w:cstheme="majorHAnsi"/>
          <w:sz w:val="24"/>
          <w:szCs w:val="24"/>
          <w:lang w:val="en-US"/>
        </w:rPr>
        <w:t xml:space="preserve"> bomb. If that process is successful then GameEngine checks if bomb is controllable or not. In our scenario </w:t>
      </w:r>
      <w:r w:rsidR="00F91938">
        <w:rPr>
          <w:rFonts w:ascii="Calibri" w:hAnsi="Calibri" w:cstheme="majorHAnsi"/>
          <w:sz w:val="24"/>
          <w:szCs w:val="24"/>
          <w:lang w:val="en-US"/>
        </w:rPr>
        <w:t>it starts timer since planted bomb is an uncontrollable one. After timer reaches the zero GameEngine triggers the ‘explodeBomb’ method of the GameMap. GameMap checks all of the possible collisions in the range of the bomb and CollisionManager returns all of the objects that should be exploded to the GameMap. After taking the objects from CollisionManager it calls ‘removeObjects’ method which destroys all objects in the list.</w:t>
      </w:r>
    </w:p>
    <w:p w:rsidR="00F91938" w:rsidRDefault="00600DFE" w:rsidP="00E75E1C">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anchor distT="0" distB="0" distL="114300" distR="114300" simplePos="0" relativeHeight="251658240" behindDoc="0" locked="0" layoutInCell="1" allowOverlap="1">
            <wp:simplePos x="0" y="0"/>
            <wp:positionH relativeFrom="margin">
              <wp:posOffset>799465</wp:posOffset>
            </wp:positionH>
            <wp:positionV relativeFrom="margin">
              <wp:posOffset>0</wp:posOffset>
            </wp:positionV>
            <wp:extent cx="586800" cy="255600"/>
            <wp:effectExtent l="0" t="0" r="0" b="0"/>
            <wp:wrapNone/>
            <wp:docPr id="21" name="Picture 21" descr="/Users/sahinfurkan/Desktop/Screen Shot 2016-03-06 at 22.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hinfurkan/Desktop/Screen Shot 2016-03-06 at 22.26.30.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6800" cy="255600"/>
                    </a:xfrm>
                    <a:prstGeom prst="rect">
                      <a:avLst/>
                    </a:prstGeom>
                    <a:noFill/>
                    <a:ln>
                      <a:noFill/>
                    </a:ln>
                  </pic:spPr>
                </pic:pic>
              </a:graphicData>
            </a:graphic>
          </wp:anchor>
        </w:drawing>
      </w:r>
      <w:commentRangeStart w:id="65"/>
      <w:commentRangeStart w:id="66"/>
      <w:commentRangeStart w:id="67"/>
      <w:commentRangeStart w:id="68"/>
      <w:commentRangeStart w:id="69"/>
      <w:r w:rsidR="0018050B">
        <w:rPr>
          <w:rFonts w:ascii="Calibri" w:hAnsi="Calibri" w:cstheme="majorHAnsi"/>
          <w:noProof/>
          <w:sz w:val="24"/>
          <w:szCs w:val="24"/>
          <w:lang w:val="en-US" w:eastAsia="en-US"/>
        </w:rPr>
        <w:drawing>
          <wp:inline distT="0" distB="0" distL="0" distR="0">
            <wp:extent cx="6120130" cy="4985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 Explos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985385"/>
                    </a:xfrm>
                    <a:prstGeom prst="rect">
                      <a:avLst/>
                    </a:prstGeom>
                  </pic:spPr>
                </pic:pic>
              </a:graphicData>
            </a:graphic>
          </wp:inline>
        </w:drawing>
      </w:r>
      <w:commentRangeEnd w:id="65"/>
      <w:commentRangeEnd w:id="66"/>
      <w:commentRangeEnd w:id="67"/>
      <w:commentRangeEnd w:id="68"/>
      <w:commentRangeEnd w:id="69"/>
      <w:r w:rsidR="00B9677B">
        <w:rPr>
          <w:rStyle w:val="CommentReference"/>
          <w:rFonts w:ascii="Times New Roman" w:hAnsi="Times New Roman" w:cs="Times New Roman"/>
          <w:color w:val="auto"/>
          <w:lang w:val="en-US" w:eastAsia="en-US"/>
        </w:rPr>
        <w:commentReference w:id="69"/>
      </w:r>
      <w:r w:rsidR="00B9677B">
        <w:rPr>
          <w:rStyle w:val="CommentReference"/>
          <w:rFonts w:ascii="Times New Roman" w:hAnsi="Times New Roman" w:cs="Times New Roman"/>
          <w:color w:val="auto"/>
          <w:lang w:val="en-US" w:eastAsia="en-US"/>
        </w:rPr>
        <w:commentReference w:id="68"/>
      </w:r>
      <w:r w:rsidR="00B9677B">
        <w:rPr>
          <w:rStyle w:val="CommentReference"/>
          <w:rFonts w:ascii="Times New Roman" w:hAnsi="Times New Roman" w:cs="Times New Roman"/>
          <w:color w:val="auto"/>
          <w:lang w:val="en-US" w:eastAsia="en-US"/>
        </w:rPr>
        <w:commentReference w:id="67"/>
      </w:r>
      <w:r w:rsidR="00B9677B">
        <w:rPr>
          <w:rStyle w:val="CommentReference"/>
          <w:rFonts w:ascii="Times New Roman" w:hAnsi="Times New Roman" w:cs="Times New Roman"/>
          <w:color w:val="auto"/>
          <w:lang w:val="en-US" w:eastAsia="en-US"/>
        </w:rPr>
        <w:commentReference w:id="66"/>
      </w:r>
      <w:r w:rsidR="00B9677B">
        <w:rPr>
          <w:rStyle w:val="CommentReference"/>
          <w:rFonts w:ascii="Times New Roman" w:hAnsi="Times New Roman" w:cs="Times New Roman"/>
          <w:color w:val="auto"/>
          <w:lang w:val="en-US" w:eastAsia="en-US"/>
        </w:rPr>
        <w:commentReference w:id="65"/>
      </w:r>
    </w:p>
    <w:p w:rsidR="00487F6B" w:rsidRDefault="00487F6B" w:rsidP="00487F6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D27190">
        <w:rPr>
          <w:rFonts w:ascii="Calibri" w:hAnsi="Calibri"/>
          <w:b/>
          <w:bCs/>
          <w:sz w:val="20"/>
          <w:szCs w:val="20"/>
          <w:lang w:val="en-US"/>
        </w:rPr>
        <w:t>2</w:t>
      </w:r>
      <w:r w:rsidRPr="00F504DD">
        <w:rPr>
          <w:rFonts w:ascii="Calibri" w:hAnsi="Calibri"/>
          <w:b/>
          <w:bCs/>
          <w:sz w:val="20"/>
          <w:szCs w:val="20"/>
          <w:lang w:val="en-US"/>
        </w:rPr>
        <w:t xml:space="preserve">: </w:t>
      </w:r>
      <w:r w:rsidR="002B5F3D">
        <w:rPr>
          <w:rFonts w:ascii="Calibri" w:hAnsi="Calibri"/>
          <w:b/>
          <w:bCs/>
          <w:sz w:val="20"/>
          <w:szCs w:val="20"/>
          <w:lang w:val="en-US"/>
        </w:rPr>
        <w:t>Sequence diagram of bomb explosion</w:t>
      </w:r>
      <w:r w:rsidR="008145CB">
        <w:rPr>
          <w:rFonts w:ascii="Calibri" w:hAnsi="Calibri"/>
          <w:b/>
          <w:bCs/>
          <w:sz w:val="20"/>
          <w:szCs w:val="20"/>
          <w:lang w:val="en-US"/>
        </w:rPr>
        <w:t xml:space="preserve"> scenario</w:t>
      </w:r>
    </w:p>
    <w:p w:rsidR="00F714DE" w:rsidRDefault="00F714DE" w:rsidP="00487F6B">
      <w:pPr>
        <w:pStyle w:val="Body"/>
        <w:spacing w:line="480" w:lineRule="auto"/>
        <w:jc w:val="center"/>
        <w:rPr>
          <w:rFonts w:ascii="Calibri" w:hAnsi="Calibri"/>
          <w:b/>
          <w:bCs/>
          <w:sz w:val="20"/>
          <w:szCs w:val="20"/>
          <w:lang w:val="en-US"/>
        </w:rPr>
      </w:pPr>
    </w:p>
    <w:p w:rsidR="00E75E1C" w:rsidRPr="00F714DE" w:rsidRDefault="00F714DE" w:rsidP="00F714DE">
      <w:pPr>
        <w:pStyle w:val="Heading4"/>
        <w:spacing w:line="480" w:lineRule="auto"/>
        <w:jc w:val="both"/>
        <w:rPr>
          <w:rFonts w:ascii="Calibri" w:hAnsi="Calibri"/>
        </w:rPr>
      </w:pPr>
      <w:r>
        <w:rPr>
          <w:rFonts w:ascii="Calibri" w:hAnsi="Calibri"/>
        </w:rPr>
        <w:t xml:space="preserve">Diagram </w:t>
      </w:r>
      <w:r w:rsidR="00B378F7">
        <w:rPr>
          <w:rFonts w:ascii="Calibri" w:hAnsi="Calibri"/>
        </w:rPr>
        <w:t>3</w:t>
      </w:r>
      <w:r>
        <w:rPr>
          <w:rFonts w:ascii="Calibri" w:hAnsi="Calibri"/>
        </w:rPr>
        <w:t xml:space="preserve">: </w:t>
      </w:r>
      <w:r w:rsidR="00B378F7">
        <w:rPr>
          <w:rFonts w:ascii="Calibri" w:hAnsi="Calibri"/>
        </w:rPr>
        <w:t>Change Settings</w:t>
      </w:r>
    </w:p>
    <w:p w:rsidR="00F714DE" w:rsidRDefault="008D0A0C" w:rsidP="008D0A0C">
      <w:pPr>
        <w:pStyle w:val="Body"/>
        <w:spacing w:line="480" w:lineRule="auto"/>
        <w:jc w:val="both"/>
        <w:rPr>
          <w:rFonts w:ascii="Calibri" w:hAnsi="Calibri"/>
          <w:sz w:val="24"/>
          <w:szCs w:val="24"/>
          <w:lang w:val="en-US"/>
        </w:rPr>
      </w:pPr>
      <w:r w:rsidRPr="008D0A0C">
        <w:rPr>
          <w:rFonts w:ascii="Calibri" w:hAnsi="Calibri"/>
          <w:sz w:val="24"/>
          <w:szCs w:val="24"/>
          <w:lang w:val="en-US"/>
        </w:rPr>
        <w:t>This diagram in Figure 13 explains a scenario which the player mutes the music of the game</w:t>
      </w:r>
      <w:r w:rsidR="00EE3EBC">
        <w:rPr>
          <w:rFonts w:ascii="Calibri" w:hAnsi="Calibri"/>
          <w:sz w:val="24"/>
          <w:szCs w:val="24"/>
          <w:lang w:val="en-US"/>
        </w:rPr>
        <w:t xml:space="preserve"> from the settings</w:t>
      </w:r>
      <w:r w:rsidRPr="008D0A0C">
        <w:rPr>
          <w:rFonts w:ascii="Calibri" w:hAnsi="Calibri"/>
          <w:sz w:val="24"/>
          <w:szCs w:val="24"/>
          <w:lang w:val="en-US"/>
        </w:rPr>
        <w:t xml:space="preserve">. Actor </w:t>
      </w:r>
      <w:r>
        <w:rPr>
          <w:rFonts w:ascii="Calibri" w:hAnsi="Calibri"/>
          <w:sz w:val="24"/>
          <w:szCs w:val="24"/>
          <w:lang w:val="en-US"/>
        </w:rPr>
        <w:t>stops</w:t>
      </w:r>
      <w:r w:rsidRPr="008D0A0C">
        <w:rPr>
          <w:rFonts w:ascii="Calibri" w:hAnsi="Calibri"/>
          <w:sz w:val="24"/>
          <w:szCs w:val="24"/>
          <w:lang w:val="en-US"/>
        </w:rPr>
        <w:t xml:space="preserve"> the game by pressing a specific button from the keyboard and ‘stopGame’ method of GameEngine is called by </w:t>
      </w:r>
      <w:proofErr w:type="spellStart"/>
      <w:r w:rsidR="00141D4B">
        <w:rPr>
          <w:rFonts w:ascii="Calibri" w:hAnsi="Calibri"/>
          <w:sz w:val="24"/>
          <w:szCs w:val="24"/>
          <w:lang w:val="en-US"/>
        </w:rPr>
        <w:t>GamePanel</w:t>
      </w:r>
      <w:proofErr w:type="spellEnd"/>
      <w:r w:rsidRPr="008D0A0C">
        <w:rPr>
          <w:rFonts w:ascii="Calibri" w:hAnsi="Calibri"/>
          <w:sz w:val="24"/>
          <w:szCs w:val="24"/>
          <w:lang w:val="en-US"/>
        </w:rPr>
        <w:t xml:space="preserve">. GameEngine triggers 'openPauseMenu' method of MenuPanel. MenuPanel creates PauseMenu. Actor chooses the "Options" from the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the 'options' method of GameEngine. GameEngine triggers 'options' method of MenuPanel. Actor chooses "Mute/</w:t>
      </w:r>
      <w:proofErr w:type="spellStart"/>
      <w:r w:rsidRPr="008D0A0C">
        <w:rPr>
          <w:rFonts w:ascii="Calibri" w:hAnsi="Calibri"/>
          <w:sz w:val="24"/>
          <w:szCs w:val="24"/>
          <w:lang w:val="en-US"/>
        </w:rPr>
        <w:t>Unmute</w:t>
      </w:r>
      <w:proofErr w:type="spellEnd"/>
      <w:r w:rsidRPr="008D0A0C">
        <w:rPr>
          <w:rFonts w:ascii="Calibri" w:hAnsi="Calibri"/>
          <w:sz w:val="24"/>
          <w:szCs w:val="24"/>
          <w:lang w:val="en-US"/>
        </w:rPr>
        <w:t xml:space="preserve">"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w:t>
      </w:r>
      <w:proofErr w:type="spellStart"/>
      <w:r w:rsidRPr="008D0A0C">
        <w:rPr>
          <w:rFonts w:ascii="Calibri" w:hAnsi="Calibri"/>
          <w:sz w:val="24"/>
          <w:szCs w:val="24"/>
          <w:lang w:val="en-US"/>
        </w:rPr>
        <w:t>changeSound</w:t>
      </w:r>
      <w:proofErr w:type="spellEnd"/>
      <w:r w:rsidRPr="008D0A0C">
        <w:rPr>
          <w:rFonts w:ascii="Calibri" w:hAnsi="Calibri"/>
          <w:sz w:val="24"/>
          <w:szCs w:val="24"/>
          <w:lang w:val="en-US"/>
        </w:rPr>
        <w:t xml:space="preserve">' method of </w:t>
      </w:r>
      <w:proofErr w:type="spellStart"/>
      <w:r w:rsidRPr="008D0A0C">
        <w:rPr>
          <w:rFonts w:ascii="Calibri" w:hAnsi="Calibri"/>
          <w:sz w:val="24"/>
          <w:szCs w:val="24"/>
          <w:lang w:val="en-US"/>
        </w:rPr>
        <w:t>GameEngine</w:t>
      </w:r>
      <w:proofErr w:type="spellEnd"/>
      <w:r w:rsidRPr="008D0A0C">
        <w:rPr>
          <w:rFonts w:ascii="Calibri" w:hAnsi="Calibri"/>
          <w:sz w:val="24"/>
          <w:szCs w:val="24"/>
          <w:lang w:val="en-US"/>
        </w:rPr>
        <w:t xml:space="preserve">. GameEngine triggers </w:t>
      </w:r>
      <w:r w:rsidRPr="008D0A0C">
        <w:rPr>
          <w:rFonts w:ascii="Calibri" w:hAnsi="Calibri"/>
          <w:sz w:val="24"/>
          <w:szCs w:val="24"/>
          <w:lang w:val="en-US"/>
        </w:rPr>
        <w:lastRenderedPageBreak/>
        <w:t xml:space="preserve">'checkSound' method of SoundManager. In our scenario the SoundManager returns 'true' since the music is playing. GameEngine triggers 'stopMusic' method of SoundManager. Actor chooses "Back"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'back' method of GameEngine. GameEngine triggers 'back' method of MenuPanel. Actor chooses "Back" from </w:t>
      </w:r>
      <w:proofErr w:type="spellStart"/>
      <w:r w:rsidRPr="008D0A0C">
        <w:rPr>
          <w:rFonts w:ascii="Calibri" w:hAnsi="Calibri"/>
          <w:sz w:val="24"/>
          <w:szCs w:val="24"/>
          <w:lang w:val="en-US"/>
        </w:rPr>
        <w:t>PauseMenu</w:t>
      </w:r>
      <w:proofErr w:type="spellEnd"/>
      <w:r w:rsidRPr="008D0A0C">
        <w:rPr>
          <w:rFonts w:ascii="Calibri" w:hAnsi="Calibri"/>
          <w:sz w:val="24"/>
          <w:szCs w:val="24"/>
          <w:lang w:val="en-US"/>
        </w:rPr>
        <w:t xml:space="preserve"> and </w:t>
      </w:r>
      <w:proofErr w:type="spellStart"/>
      <w:r w:rsidR="00C72A93">
        <w:rPr>
          <w:rFonts w:ascii="Calibri" w:hAnsi="Calibri"/>
          <w:sz w:val="24"/>
          <w:szCs w:val="24"/>
          <w:lang w:val="en-US"/>
        </w:rPr>
        <w:t>GamePanel</w:t>
      </w:r>
      <w:proofErr w:type="spellEnd"/>
      <w:r w:rsidRPr="008D0A0C">
        <w:rPr>
          <w:rFonts w:ascii="Calibri" w:hAnsi="Calibri"/>
          <w:sz w:val="24"/>
          <w:szCs w:val="24"/>
          <w:lang w:val="en-US"/>
        </w:rPr>
        <w:t xml:space="preserve"> triggers 'back' method of GameEngine. GameEngine triggers 'back' method of MenuPanel. MenuPanel destroys PauseMenu.</w:t>
      </w:r>
    </w:p>
    <w:p w:rsidR="00AB5BC4" w:rsidRDefault="00600DFE" w:rsidP="008D0A0C">
      <w:pPr>
        <w:pStyle w:val="Body"/>
        <w:spacing w:line="480" w:lineRule="auto"/>
        <w:jc w:val="both"/>
        <w:rPr>
          <w:rFonts w:ascii="Calibri" w:hAnsi="Calibri"/>
          <w:sz w:val="24"/>
          <w:szCs w:val="24"/>
          <w:lang w:val="en-US"/>
        </w:rPr>
      </w:pPr>
      <w:commentRangeStart w:id="70"/>
      <w:r>
        <w:rPr>
          <w:rFonts w:ascii="Calibri" w:hAnsi="Calibri"/>
          <w:noProof/>
          <w:sz w:val="24"/>
          <w:szCs w:val="24"/>
          <w:lang w:val="en-US" w:eastAsia="en-US"/>
        </w:rPr>
        <w:drawing>
          <wp:inline distT="0" distB="0" distL="0" distR="0">
            <wp:extent cx="6113145" cy="5494655"/>
            <wp:effectExtent l="0" t="0" r="8255" b="0"/>
            <wp:docPr id="20" name="Picture 20" descr="/Users/sahinfurkan/Desktop/Screen Shot 2016-03-06 at 22.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hinfurkan/Desktop/Screen Shot 2016-03-06 at 22.25.37.pn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142" b="4"/>
                    <a:stretch/>
                  </pic:blipFill>
                  <pic:spPr bwMode="auto">
                    <a:xfrm>
                      <a:off x="0" y="0"/>
                      <a:ext cx="6113145" cy="5494655"/>
                    </a:xfrm>
                    <a:prstGeom prst="rect">
                      <a:avLst/>
                    </a:prstGeom>
                    <a:noFill/>
                    <a:ln>
                      <a:noFill/>
                    </a:ln>
                  </pic:spPr>
                </pic:pic>
              </a:graphicData>
            </a:graphic>
          </wp:inline>
        </w:drawing>
      </w:r>
      <w:commentRangeEnd w:id="70"/>
      <w:r w:rsidR="004F3DE2">
        <w:rPr>
          <w:rStyle w:val="CommentReference"/>
          <w:rFonts w:ascii="Times New Roman" w:hAnsi="Times New Roman" w:cs="Times New Roman"/>
          <w:color w:val="auto"/>
          <w:lang w:val="en-US" w:eastAsia="en-US"/>
        </w:rPr>
        <w:commentReference w:id="70"/>
      </w:r>
    </w:p>
    <w:p w:rsidR="00AB5BC4" w:rsidRDefault="00AB5BC4" w:rsidP="00AB5BC4">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13</w:t>
      </w:r>
      <w:r w:rsidRPr="00F504DD">
        <w:rPr>
          <w:rFonts w:ascii="Calibri" w:hAnsi="Calibri"/>
          <w:b/>
          <w:bCs/>
          <w:sz w:val="20"/>
          <w:szCs w:val="20"/>
          <w:lang w:val="en-US"/>
        </w:rPr>
        <w:t xml:space="preserve">: </w:t>
      </w:r>
      <w:r>
        <w:rPr>
          <w:rFonts w:ascii="Calibri" w:hAnsi="Calibri"/>
          <w:b/>
          <w:bCs/>
          <w:sz w:val="20"/>
          <w:szCs w:val="20"/>
          <w:lang w:val="en-US"/>
        </w:rPr>
        <w:t>Sequence diagram of change settings</w:t>
      </w:r>
      <w:r w:rsidR="008145CB">
        <w:rPr>
          <w:rFonts w:ascii="Calibri" w:hAnsi="Calibri"/>
          <w:b/>
          <w:bCs/>
          <w:sz w:val="20"/>
          <w:szCs w:val="20"/>
          <w:lang w:val="en-US"/>
        </w:rPr>
        <w:t xml:space="preserve"> scenario</w:t>
      </w:r>
    </w:p>
    <w:p w:rsidR="0050314E" w:rsidRPr="0050314E" w:rsidRDefault="0050314E" w:rsidP="0050314E">
      <w:pPr>
        <w:pStyle w:val="Heading4"/>
        <w:spacing w:line="480" w:lineRule="auto"/>
        <w:jc w:val="both"/>
        <w:rPr>
          <w:rFonts w:ascii="Calibri" w:hAnsi="Calibri"/>
        </w:rPr>
      </w:pPr>
      <w:r>
        <w:rPr>
          <w:rFonts w:ascii="Calibri" w:hAnsi="Calibri"/>
        </w:rPr>
        <w:lastRenderedPageBreak/>
        <w:t xml:space="preserve">Diagram 4: Take </w:t>
      </w:r>
      <w:r w:rsidR="00116446">
        <w:rPr>
          <w:rFonts w:ascii="Calibri" w:hAnsi="Calibri"/>
        </w:rPr>
        <w:t>Bonus</w:t>
      </w:r>
    </w:p>
    <w:p w:rsidR="0050314E" w:rsidRPr="0050314E" w:rsidRDefault="0050314E" w:rsidP="0050314E">
      <w:pPr>
        <w:spacing w:line="480" w:lineRule="auto"/>
        <w:jc w:val="both"/>
        <w:rPr>
          <w:rFonts w:ascii="Calibri" w:hAnsi="Calibri"/>
        </w:rPr>
      </w:pPr>
      <w:r w:rsidRPr="0050314E">
        <w:rPr>
          <w:rFonts w:ascii="Calibri" w:hAnsi="Calibri"/>
        </w:rPr>
        <w:t>Bob puts the bomb in order to destroy the wall. After he puts the bomb, it explodes and the bonus occurs. He takes the bonus and gain ability to put multiple bombs.</w:t>
      </w:r>
    </w:p>
    <w:p w:rsidR="0050314E" w:rsidRDefault="0050314E" w:rsidP="0050314E">
      <w:pPr>
        <w:spacing w:line="480" w:lineRule="auto"/>
        <w:jc w:val="both"/>
        <w:rPr>
          <w:rFonts w:ascii="Calibri" w:hAnsi="Calibri"/>
        </w:rPr>
      </w:pPr>
      <w:r w:rsidRPr="0050314E">
        <w:rPr>
          <w:rFonts w:ascii="Calibri" w:hAnsi="Calibri"/>
        </w:rPr>
        <w:t xml:space="preserve">Diagram shows that player press the space button to put the bomb. GamePanel receives the key action and delivered to GameEngine. </w:t>
      </w:r>
      <w:proofErr w:type="spellStart"/>
      <w:r w:rsidRPr="0050314E">
        <w:rPr>
          <w:rFonts w:ascii="Calibri" w:hAnsi="Calibri"/>
        </w:rPr>
        <w:t>GameEngine</w:t>
      </w:r>
      <w:proofErr w:type="spellEnd"/>
      <w:r w:rsidRPr="0050314E">
        <w:rPr>
          <w:rFonts w:ascii="Calibri" w:hAnsi="Calibri"/>
        </w:rPr>
        <w:t xml:space="preserve"> executes the </w:t>
      </w:r>
      <w:commentRangeStart w:id="71"/>
      <w:proofErr w:type="spellStart"/>
      <w:proofErr w:type="gramStart"/>
      <w:r w:rsidRPr="0050314E">
        <w:rPr>
          <w:rFonts w:ascii="Calibri" w:hAnsi="Calibri"/>
        </w:rPr>
        <w:t>plantBomb</w:t>
      </w:r>
      <w:commentRangeEnd w:id="71"/>
      <w:proofErr w:type="spellEnd"/>
      <w:proofErr w:type="gramEnd"/>
      <w:r w:rsidR="005539D8">
        <w:rPr>
          <w:rStyle w:val="CommentReference"/>
        </w:rPr>
        <w:commentReference w:id="71"/>
      </w:r>
      <w:r w:rsidRPr="0050314E">
        <w:rPr>
          <w:rFonts w:ascii="Calibri" w:hAnsi="Calibri"/>
        </w:rPr>
        <w:t xml:space="preserve">() method. After the method executed, GameMap creates a Bomb object. GameMap also trigger </w:t>
      </w:r>
      <w:proofErr w:type="gramStart"/>
      <w:r w:rsidRPr="0050314E">
        <w:rPr>
          <w:rFonts w:ascii="Calibri" w:hAnsi="Calibri"/>
        </w:rPr>
        <w:t>putBomb(</w:t>
      </w:r>
      <w:proofErr w:type="gramEnd"/>
      <w:r w:rsidRPr="0050314E">
        <w:rPr>
          <w:rFonts w:ascii="Calibri" w:hAnsi="Calibri"/>
        </w:rPr>
        <w:t xml:space="preserve">) method of Player. Player returns necessary values to check collision in GameMap. CollisionManager checks the collision and confirm the collision than GameMap triggered </w:t>
      </w:r>
      <w:proofErr w:type="gramStart"/>
      <w:r w:rsidRPr="0050314E">
        <w:rPr>
          <w:rFonts w:ascii="Calibri" w:hAnsi="Calibri"/>
        </w:rPr>
        <w:t>explodeBomb(</w:t>
      </w:r>
      <w:proofErr w:type="gramEnd"/>
      <w:r w:rsidRPr="0050314E">
        <w:rPr>
          <w:rFonts w:ascii="Calibri" w:hAnsi="Calibri"/>
        </w:rPr>
        <w:t>) and destroy the Bomb object. Player press</w:t>
      </w:r>
      <w:r>
        <w:rPr>
          <w:rFonts w:ascii="Calibri" w:hAnsi="Calibri"/>
        </w:rPr>
        <w:t>es</w:t>
      </w:r>
      <w:r w:rsidRPr="0050314E">
        <w:rPr>
          <w:rFonts w:ascii="Calibri" w:hAnsi="Calibri"/>
        </w:rPr>
        <w:t xml:space="preserve"> the right button and Player takes the bonus.</w:t>
      </w:r>
    </w:p>
    <w:p w:rsidR="005B22B4" w:rsidRDefault="005B22B4" w:rsidP="0050314E">
      <w:pPr>
        <w:spacing w:line="480" w:lineRule="auto"/>
        <w:jc w:val="both"/>
        <w:rPr>
          <w:rFonts w:ascii="Calibri" w:hAnsi="Calibri"/>
        </w:rPr>
      </w:pPr>
    </w:p>
    <w:p w:rsidR="008145CB" w:rsidRDefault="00600DFE" w:rsidP="0050314E">
      <w:pPr>
        <w:spacing w:line="480" w:lineRule="auto"/>
        <w:jc w:val="both"/>
        <w:rPr>
          <w:rFonts w:ascii="Calibri" w:hAnsi="Calibri"/>
        </w:rPr>
      </w:pPr>
      <w:commentRangeStart w:id="72"/>
      <w:r>
        <w:rPr>
          <w:rFonts w:ascii="Calibri" w:hAnsi="Calibri"/>
          <w:noProof/>
        </w:rPr>
        <w:drawing>
          <wp:inline distT="0" distB="0" distL="0" distR="0">
            <wp:extent cx="6113145" cy="3792855"/>
            <wp:effectExtent l="0" t="0" r="8255" b="0"/>
            <wp:docPr id="15" name="Picture 15" descr="/Users/sahinfurkan/Desktop/Screen Shot 2016-03-06 at 22.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Screen Shot 2016-03-06 at 22.24.33.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13145" cy="3792855"/>
                    </a:xfrm>
                    <a:prstGeom prst="rect">
                      <a:avLst/>
                    </a:prstGeom>
                    <a:noFill/>
                    <a:ln>
                      <a:noFill/>
                    </a:ln>
                  </pic:spPr>
                </pic:pic>
              </a:graphicData>
            </a:graphic>
          </wp:inline>
        </w:drawing>
      </w:r>
      <w:commentRangeEnd w:id="72"/>
      <w:r w:rsidR="005539D8">
        <w:rPr>
          <w:rStyle w:val="CommentReference"/>
        </w:rPr>
        <w:commentReference w:id="72"/>
      </w:r>
    </w:p>
    <w:p w:rsidR="008145CB" w:rsidRDefault="008145CB" w:rsidP="008145CB">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14</w:t>
      </w:r>
      <w:r w:rsidRPr="00F504DD">
        <w:rPr>
          <w:rFonts w:ascii="Calibri" w:hAnsi="Calibri"/>
          <w:b/>
          <w:bCs/>
          <w:sz w:val="20"/>
          <w:szCs w:val="20"/>
          <w:lang w:val="en-US"/>
        </w:rPr>
        <w:t xml:space="preserve">: </w:t>
      </w:r>
      <w:r>
        <w:rPr>
          <w:rFonts w:ascii="Calibri" w:hAnsi="Calibri"/>
          <w:b/>
          <w:bCs/>
          <w:sz w:val="20"/>
          <w:szCs w:val="20"/>
          <w:lang w:val="en-US"/>
        </w:rPr>
        <w:t xml:space="preserve">Sequence diagram of take </w:t>
      </w:r>
      <w:r w:rsidR="00116446">
        <w:rPr>
          <w:rFonts w:ascii="Calibri" w:hAnsi="Calibri"/>
          <w:b/>
          <w:bCs/>
          <w:sz w:val="20"/>
          <w:szCs w:val="20"/>
          <w:lang w:val="en-US"/>
        </w:rPr>
        <w:t>bonus</w:t>
      </w:r>
      <w:r>
        <w:rPr>
          <w:rFonts w:ascii="Calibri" w:hAnsi="Calibri"/>
          <w:b/>
          <w:bCs/>
          <w:sz w:val="20"/>
          <w:szCs w:val="20"/>
          <w:lang w:val="en-US"/>
        </w:rPr>
        <w:t xml:space="preserve"> scenario</w:t>
      </w:r>
    </w:p>
    <w:p w:rsidR="005C5B95" w:rsidRPr="00E75E1C" w:rsidRDefault="005C5B95" w:rsidP="005C5B95">
      <w:pPr>
        <w:pStyle w:val="Body"/>
        <w:spacing w:line="480" w:lineRule="auto"/>
        <w:jc w:val="both"/>
        <w:rPr>
          <w:lang w:val="en-US"/>
        </w:rPr>
      </w:pPr>
    </w:p>
    <w:p w:rsidR="008071B3" w:rsidRPr="003F71C5" w:rsidRDefault="008071B3" w:rsidP="00A53345">
      <w:pPr>
        <w:pStyle w:val="Heading2"/>
        <w:spacing w:line="480" w:lineRule="auto"/>
        <w:jc w:val="both"/>
        <w:rPr>
          <w:rFonts w:ascii="Calibri" w:hAnsi="Calibri"/>
          <w:b w:val="0"/>
          <w:color w:val="499BC9" w:themeColor="accent1"/>
          <w:sz w:val="30"/>
          <w:szCs w:val="30"/>
        </w:rPr>
      </w:pPr>
      <w:bookmarkStart w:id="73" w:name="_Toc445064091"/>
      <w:r w:rsidRPr="003F71C5">
        <w:rPr>
          <w:rFonts w:ascii="Calibri" w:hAnsi="Calibri"/>
          <w:b w:val="0"/>
          <w:color w:val="499BC9" w:themeColor="accent1"/>
          <w:sz w:val="30"/>
          <w:szCs w:val="30"/>
        </w:rPr>
        <w:t>5.5 User Interface</w:t>
      </w:r>
      <w:bookmarkEnd w:id="73"/>
    </w:p>
    <w:p w:rsidR="00A53345" w:rsidRDefault="009A1F1A" w:rsidP="009A1F1A">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 xml:space="preserve">In this part, user interfaces of the Bombplan game will be examined. </w:t>
      </w:r>
    </w:p>
    <w:p w:rsidR="009A1F1A" w:rsidRDefault="009A1F1A" w:rsidP="009A1F1A">
      <w:pPr>
        <w:pStyle w:val="Heading3"/>
        <w:spacing w:line="480" w:lineRule="auto"/>
        <w:rPr>
          <w:rFonts w:ascii="Calibri" w:hAnsi="Calibri"/>
        </w:rPr>
      </w:pPr>
      <w:bookmarkStart w:id="74" w:name="_Toc445064092"/>
      <w:r>
        <w:rPr>
          <w:rFonts w:ascii="Calibri" w:hAnsi="Calibri"/>
        </w:rPr>
        <w:lastRenderedPageBreak/>
        <w:t>Main Menu</w:t>
      </w:r>
      <w:bookmarkEnd w:id="74"/>
    </w:p>
    <w:p w:rsidR="009A1F1A" w:rsidRDefault="009A1F1A" w:rsidP="009A1F1A">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When player starts the game</w:t>
      </w:r>
      <w:r w:rsidR="001E017D">
        <w:rPr>
          <w:rFonts w:ascii="Calibri" w:hAnsi="Calibri" w:cstheme="majorHAnsi"/>
          <w:sz w:val="24"/>
          <w:szCs w:val="24"/>
          <w:lang w:val="en-US"/>
        </w:rPr>
        <w:t xml:space="preserve"> Main Menu shows up as the first screen of the game. Main Menu has Start Game, Help, </w:t>
      </w:r>
      <w:proofErr w:type="gramStart"/>
      <w:r w:rsidR="001E017D">
        <w:rPr>
          <w:rFonts w:ascii="Calibri" w:hAnsi="Calibri" w:cstheme="majorHAnsi"/>
          <w:sz w:val="24"/>
          <w:szCs w:val="24"/>
          <w:lang w:val="en-US"/>
        </w:rPr>
        <w:t>Load</w:t>
      </w:r>
      <w:proofErr w:type="gramEnd"/>
      <w:r w:rsidR="001E017D">
        <w:rPr>
          <w:rFonts w:ascii="Calibri" w:hAnsi="Calibri" w:cstheme="majorHAnsi"/>
          <w:sz w:val="24"/>
          <w:szCs w:val="24"/>
          <w:lang w:val="en-US"/>
        </w:rPr>
        <w:t xml:space="preserve"> Game, Options, </w:t>
      </w:r>
      <w:r w:rsidR="005C5B95">
        <w:rPr>
          <w:rFonts w:ascii="Calibri" w:hAnsi="Calibri" w:cstheme="majorHAnsi"/>
          <w:sz w:val="24"/>
          <w:szCs w:val="24"/>
          <w:lang w:val="en-US"/>
        </w:rPr>
        <w:t>HighScores</w:t>
      </w:r>
      <w:r w:rsidR="001E017D">
        <w:rPr>
          <w:rFonts w:ascii="Calibri" w:hAnsi="Calibri" w:cstheme="majorHAnsi"/>
          <w:sz w:val="24"/>
          <w:szCs w:val="24"/>
          <w:lang w:val="en-US"/>
        </w:rPr>
        <w:t xml:space="preserve">, Credits and Exit options. Player can move any of these </w:t>
      </w:r>
      <w:r w:rsidR="003641DE">
        <w:rPr>
          <w:rFonts w:ascii="Calibri" w:hAnsi="Calibri" w:cstheme="majorHAnsi"/>
          <w:sz w:val="24"/>
          <w:szCs w:val="24"/>
          <w:lang w:val="en-US"/>
        </w:rPr>
        <w:t>panels</w:t>
      </w:r>
      <w:r w:rsidR="001E017D">
        <w:rPr>
          <w:rFonts w:ascii="Calibri" w:hAnsi="Calibri" w:cstheme="majorHAnsi"/>
          <w:sz w:val="24"/>
          <w:szCs w:val="24"/>
          <w:lang w:val="en-US"/>
        </w:rPr>
        <w:t xml:space="preserve"> by pressing related button.</w:t>
      </w:r>
    </w:p>
    <w:p w:rsidR="001E017D" w:rsidRDefault="001E017D" w:rsidP="009A1F1A">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drawing>
          <wp:inline distT="0" distB="0" distL="0" distR="0">
            <wp:extent cx="6120130" cy="407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5</w:t>
      </w:r>
      <w:r w:rsidRPr="00F504DD">
        <w:rPr>
          <w:rFonts w:ascii="Calibri" w:hAnsi="Calibri"/>
          <w:b/>
          <w:bCs/>
          <w:sz w:val="20"/>
          <w:szCs w:val="20"/>
          <w:lang w:val="en-US"/>
        </w:rPr>
        <w:t xml:space="preserve">: </w:t>
      </w:r>
      <w:r>
        <w:rPr>
          <w:rFonts w:ascii="Calibri" w:hAnsi="Calibri"/>
          <w:b/>
          <w:bCs/>
          <w:sz w:val="20"/>
          <w:szCs w:val="20"/>
          <w:lang w:val="en-US"/>
        </w:rPr>
        <w:t>Main menu panel</w:t>
      </w:r>
    </w:p>
    <w:p w:rsidR="001E017D" w:rsidRDefault="001E017D" w:rsidP="001E017D">
      <w:pPr>
        <w:pStyle w:val="Heading3"/>
        <w:spacing w:line="480" w:lineRule="auto"/>
        <w:rPr>
          <w:rFonts w:ascii="Calibri" w:hAnsi="Calibri"/>
        </w:rPr>
      </w:pPr>
      <w:bookmarkStart w:id="75" w:name="_Toc445064093"/>
      <w:r>
        <w:rPr>
          <w:rFonts w:ascii="Calibri" w:hAnsi="Calibri"/>
        </w:rPr>
        <w:t>Help</w:t>
      </w:r>
      <w:bookmarkEnd w:id="75"/>
    </w:p>
    <w:p w:rsidR="001E017D" w:rsidRDefault="001E017D" w:rsidP="001E017D">
      <w:pPr>
        <w:pStyle w:val="Default"/>
        <w:spacing w:after="200" w:line="480" w:lineRule="auto"/>
        <w:jc w:val="both"/>
        <w:rPr>
          <w:rFonts w:ascii="Calibri" w:hAnsi="Calibri" w:cstheme="majorHAnsi"/>
          <w:sz w:val="24"/>
          <w:szCs w:val="24"/>
          <w:lang w:val="en-US"/>
        </w:rPr>
      </w:pPr>
      <w:r>
        <w:rPr>
          <w:rFonts w:ascii="Calibri" w:hAnsi="Calibri" w:cstheme="majorHAnsi"/>
          <w:sz w:val="24"/>
          <w:szCs w:val="24"/>
          <w:lang w:val="en-US"/>
        </w:rPr>
        <w:t>If player selects the Help option from the Main Menu</w:t>
      </w:r>
      <w:r w:rsidR="003641DE">
        <w:rPr>
          <w:rFonts w:ascii="Calibri" w:hAnsi="Calibri" w:cstheme="majorHAnsi"/>
          <w:sz w:val="24"/>
          <w:szCs w:val="24"/>
          <w:lang w:val="en-US"/>
        </w:rPr>
        <w:t>,</w:t>
      </w:r>
      <w:r>
        <w:rPr>
          <w:rFonts w:ascii="Calibri" w:hAnsi="Calibri" w:cstheme="majorHAnsi"/>
          <w:sz w:val="24"/>
          <w:szCs w:val="24"/>
          <w:lang w:val="en-US"/>
        </w:rPr>
        <w:t xml:space="preserve"> </w:t>
      </w:r>
      <w:r w:rsidR="003641DE">
        <w:rPr>
          <w:rFonts w:ascii="Calibri" w:hAnsi="Calibri" w:cstheme="majorHAnsi"/>
          <w:sz w:val="24"/>
          <w:szCs w:val="24"/>
          <w:lang w:val="en-US"/>
        </w:rPr>
        <w:t>screen that has game rules and instructions</w:t>
      </w:r>
      <w:r>
        <w:rPr>
          <w:rFonts w:ascii="Calibri" w:hAnsi="Calibri" w:cstheme="majorHAnsi"/>
          <w:sz w:val="24"/>
          <w:szCs w:val="24"/>
          <w:lang w:val="en-US"/>
        </w:rPr>
        <w:t xml:space="preserve"> will be shown. In the Help panel, player shall be able to read </w:t>
      </w:r>
      <w:r w:rsidR="003641DE">
        <w:rPr>
          <w:rFonts w:ascii="Calibri" w:hAnsi="Calibri" w:cstheme="majorHAnsi"/>
          <w:sz w:val="24"/>
          <w:szCs w:val="24"/>
          <w:lang w:val="en-US"/>
        </w:rPr>
        <w:t>the game rules and instructions</w:t>
      </w:r>
      <w:r>
        <w:rPr>
          <w:rFonts w:ascii="Calibri" w:hAnsi="Calibri" w:cstheme="majorHAnsi"/>
          <w:sz w:val="24"/>
          <w:szCs w:val="24"/>
          <w:lang w:val="en-US"/>
        </w:rPr>
        <w:t>. In addition to that player can learn keyboard controllers. After player reads the information that he/she needs</w:t>
      </w:r>
      <w:r w:rsidR="00BC4E20">
        <w:rPr>
          <w:rFonts w:ascii="Calibri" w:hAnsi="Calibri" w:cstheme="majorHAnsi"/>
          <w:sz w:val="24"/>
          <w:szCs w:val="24"/>
          <w:lang w:val="en-US"/>
        </w:rPr>
        <w:t xml:space="preserve"> it can return to the Main Menu.</w:t>
      </w:r>
    </w:p>
    <w:p w:rsidR="00BC4E20" w:rsidRDefault="00BC4E20" w:rsidP="001E017D">
      <w:pPr>
        <w:pStyle w:val="Default"/>
        <w:spacing w:after="200"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extent cx="6120130" cy="407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6</w:t>
      </w:r>
      <w:r w:rsidRPr="00F504DD">
        <w:rPr>
          <w:rFonts w:ascii="Calibri" w:hAnsi="Calibri"/>
          <w:b/>
          <w:bCs/>
          <w:sz w:val="20"/>
          <w:szCs w:val="20"/>
          <w:lang w:val="en-US"/>
        </w:rPr>
        <w:t xml:space="preserve">: </w:t>
      </w:r>
      <w:r>
        <w:rPr>
          <w:rFonts w:ascii="Calibri" w:hAnsi="Calibri"/>
          <w:b/>
          <w:bCs/>
          <w:sz w:val="20"/>
          <w:szCs w:val="20"/>
          <w:lang w:val="en-US"/>
        </w:rPr>
        <w:t>Help panel</w:t>
      </w:r>
    </w:p>
    <w:p w:rsidR="00BC4E20" w:rsidRDefault="00BC4E20" w:rsidP="00BC4E20">
      <w:pPr>
        <w:pStyle w:val="Heading3"/>
        <w:spacing w:line="480" w:lineRule="auto"/>
        <w:rPr>
          <w:rFonts w:ascii="Calibri" w:hAnsi="Calibri"/>
        </w:rPr>
      </w:pPr>
      <w:bookmarkStart w:id="76" w:name="_Toc445064094"/>
      <w:r>
        <w:rPr>
          <w:rFonts w:ascii="Calibri" w:hAnsi="Calibri"/>
        </w:rPr>
        <w:t>Load Game</w:t>
      </w:r>
      <w:bookmarkEnd w:id="76"/>
    </w:p>
    <w:p w:rsidR="00BC4E20" w:rsidRDefault="00BC4E20" w:rsidP="00BC4E20">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Player can load a game from this screen. If there is</w:t>
      </w:r>
      <w:r w:rsidR="001A5822">
        <w:rPr>
          <w:rFonts w:ascii="Calibri" w:hAnsi="Calibri" w:cstheme="majorHAnsi"/>
          <w:sz w:val="24"/>
          <w:szCs w:val="24"/>
          <w:lang w:val="en-US"/>
        </w:rPr>
        <w:t xml:space="preserve"> any </w:t>
      </w:r>
      <w:r>
        <w:rPr>
          <w:rFonts w:ascii="Calibri" w:hAnsi="Calibri" w:cstheme="majorHAnsi"/>
          <w:sz w:val="24"/>
          <w:szCs w:val="24"/>
          <w:lang w:val="en-US"/>
        </w:rPr>
        <w:t>saved game, these saves are going to be list in a table.  If there is no saved game, then table will be empty. Save</w:t>
      </w:r>
      <w:r w:rsidR="003641DE">
        <w:rPr>
          <w:rFonts w:ascii="Calibri" w:hAnsi="Calibri" w:cstheme="majorHAnsi"/>
          <w:sz w:val="24"/>
          <w:szCs w:val="24"/>
          <w:lang w:val="en-US"/>
        </w:rPr>
        <w:t>d game</w:t>
      </w:r>
      <w:r>
        <w:rPr>
          <w:rFonts w:ascii="Calibri" w:hAnsi="Calibri" w:cstheme="majorHAnsi"/>
          <w:sz w:val="24"/>
          <w:szCs w:val="24"/>
          <w:lang w:val="en-US"/>
        </w:rPr>
        <w:t xml:space="preserve">s are stored with their user name, date, level and score information and this information </w:t>
      </w:r>
      <w:r w:rsidR="001A5822">
        <w:rPr>
          <w:rFonts w:ascii="Calibri" w:hAnsi="Calibri" w:cstheme="majorHAnsi"/>
          <w:sz w:val="24"/>
          <w:szCs w:val="24"/>
          <w:lang w:val="en-US"/>
        </w:rPr>
        <w:t>is</w:t>
      </w:r>
      <w:r>
        <w:rPr>
          <w:rFonts w:ascii="Calibri" w:hAnsi="Calibri" w:cstheme="majorHAnsi"/>
          <w:sz w:val="24"/>
          <w:szCs w:val="24"/>
          <w:lang w:val="en-US"/>
        </w:rPr>
        <w:t xml:space="preserve"> available in th</w:t>
      </w:r>
      <w:r w:rsidR="001A5822">
        <w:rPr>
          <w:rFonts w:ascii="Calibri" w:hAnsi="Calibri" w:cstheme="majorHAnsi"/>
          <w:sz w:val="24"/>
          <w:szCs w:val="24"/>
          <w:lang w:val="en-US"/>
        </w:rPr>
        <w:t xml:space="preserve">e table </w:t>
      </w:r>
      <w:r w:rsidR="003641DE">
        <w:rPr>
          <w:rFonts w:ascii="Calibri" w:hAnsi="Calibri" w:cstheme="majorHAnsi"/>
          <w:sz w:val="24"/>
          <w:szCs w:val="24"/>
          <w:lang w:val="en-US"/>
        </w:rPr>
        <w:t xml:space="preserve">for </w:t>
      </w:r>
      <w:r w:rsidR="001A5822">
        <w:rPr>
          <w:rFonts w:ascii="Calibri" w:hAnsi="Calibri" w:cstheme="majorHAnsi"/>
          <w:sz w:val="24"/>
          <w:szCs w:val="24"/>
          <w:lang w:val="en-US"/>
        </w:rPr>
        <w:t xml:space="preserve">player </w:t>
      </w:r>
      <w:r w:rsidR="003641DE">
        <w:rPr>
          <w:rFonts w:ascii="Calibri" w:hAnsi="Calibri" w:cstheme="majorHAnsi"/>
          <w:sz w:val="24"/>
          <w:szCs w:val="24"/>
          <w:lang w:val="en-US"/>
        </w:rPr>
        <w:t>to</w:t>
      </w:r>
      <w:r w:rsidR="001A5822">
        <w:rPr>
          <w:rFonts w:ascii="Calibri" w:hAnsi="Calibri" w:cstheme="majorHAnsi"/>
          <w:sz w:val="24"/>
          <w:szCs w:val="24"/>
          <w:lang w:val="en-US"/>
        </w:rPr>
        <w:t xml:space="preserve"> find and continue a saved game easily</w:t>
      </w:r>
      <w:r>
        <w:rPr>
          <w:rFonts w:ascii="Calibri" w:hAnsi="Calibri" w:cstheme="majorHAnsi"/>
          <w:sz w:val="24"/>
          <w:szCs w:val="24"/>
          <w:lang w:val="en-US"/>
        </w:rPr>
        <w:t>.</w:t>
      </w:r>
      <w:r w:rsidR="001A5822">
        <w:rPr>
          <w:rFonts w:ascii="Calibri" w:hAnsi="Calibri" w:cstheme="majorHAnsi"/>
          <w:sz w:val="24"/>
          <w:szCs w:val="24"/>
          <w:lang w:val="en-US"/>
        </w:rPr>
        <w:t xml:space="preserve"> Player can return to the Main Menu by pressing Back button.</w:t>
      </w:r>
    </w:p>
    <w:p w:rsidR="001A5822" w:rsidRDefault="001A5822" w:rsidP="00BC4E20">
      <w:pPr>
        <w:pStyle w:val="Body"/>
        <w:spacing w:line="480" w:lineRule="auto"/>
        <w:jc w:val="both"/>
        <w:rPr>
          <w:lang w:val="en-US"/>
        </w:rPr>
      </w:pPr>
      <w:r>
        <w:rPr>
          <w:noProof/>
          <w:lang w:val="en-US" w:eastAsia="en-US"/>
        </w:rPr>
        <w:lastRenderedPageBreak/>
        <w:drawing>
          <wp:inline distT="0" distB="0" distL="0" distR="0">
            <wp:extent cx="6120130" cy="4079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7</w:t>
      </w:r>
      <w:r w:rsidRPr="00F504DD">
        <w:rPr>
          <w:rFonts w:ascii="Calibri" w:hAnsi="Calibri"/>
          <w:b/>
          <w:bCs/>
          <w:sz w:val="20"/>
          <w:szCs w:val="20"/>
          <w:lang w:val="en-US"/>
        </w:rPr>
        <w:t xml:space="preserve">: </w:t>
      </w:r>
      <w:r>
        <w:rPr>
          <w:rFonts w:ascii="Calibri" w:hAnsi="Calibri"/>
          <w:b/>
          <w:bCs/>
          <w:sz w:val="20"/>
          <w:szCs w:val="20"/>
          <w:lang w:val="en-US"/>
        </w:rPr>
        <w:t>Load game panel</w:t>
      </w:r>
    </w:p>
    <w:p w:rsidR="001A5822" w:rsidRDefault="001A5822" w:rsidP="001A5822">
      <w:pPr>
        <w:pStyle w:val="Heading3"/>
        <w:spacing w:line="480" w:lineRule="auto"/>
        <w:rPr>
          <w:rFonts w:ascii="Calibri" w:hAnsi="Calibri"/>
        </w:rPr>
      </w:pPr>
      <w:bookmarkStart w:id="77" w:name="_Toc445064095"/>
      <w:r>
        <w:rPr>
          <w:rFonts w:ascii="Calibri" w:hAnsi="Calibri"/>
        </w:rPr>
        <w:t>Options</w:t>
      </w:r>
      <w:bookmarkEnd w:id="77"/>
    </w:p>
    <w:p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 xml:space="preserve">There is ‘Options’ choice on the Main Menu, if player clicks it this panel will be shown. Options panel </w:t>
      </w:r>
      <w:r w:rsidR="003641DE">
        <w:rPr>
          <w:rFonts w:ascii="Calibri" w:hAnsi="Calibri" w:cstheme="majorHAnsi"/>
          <w:sz w:val="24"/>
          <w:szCs w:val="24"/>
          <w:lang w:val="en-US"/>
        </w:rPr>
        <w:t>will be</w:t>
      </w:r>
      <w:r>
        <w:rPr>
          <w:rFonts w:ascii="Calibri" w:hAnsi="Calibri" w:cstheme="majorHAnsi"/>
          <w:sz w:val="24"/>
          <w:szCs w:val="24"/>
          <w:lang w:val="en-US"/>
        </w:rPr>
        <w:t xml:space="preserve"> a mini configuration management screen of the Bombplan game. Player shall be able to change the volume of the sound effects and the music of the game via this panel. When player finishes his/her changes, he or she can return to the Main Menu and changes of the settings are going to be </w:t>
      </w:r>
      <w:r w:rsidR="003641DE">
        <w:rPr>
          <w:rFonts w:ascii="Calibri" w:hAnsi="Calibri" w:cstheme="majorHAnsi"/>
          <w:sz w:val="24"/>
          <w:szCs w:val="24"/>
          <w:lang w:val="en-US"/>
        </w:rPr>
        <w:t>saved</w:t>
      </w:r>
      <w:r>
        <w:rPr>
          <w:rFonts w:ascii="Calibri" w:hAnsi="Calibri" w:cstheme="majorHAnsi"/>
          <w:sz w:val="24"/>
          <w:szCs w:val="24"/>
          <w:lang w:val="en-US"/>
        </w:rPr>
        <w:t xml:space="preserve"> by the system.</w:t>
      </w:r>
    </w:p>
    <w:p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extent cx="6120130" cy="407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8</w:t>
      </w:r>
      <w:r w:rsidRPr="00F504DD">
        <w:rPr>
          <w:rFonts w:ascii="Calibri" w:hAnsi="Calibri"/>
          <w:b/>
          <w:bCs/>
          <w:sz w:val="20"/>
          <w:szCs w:val="20"/>
          <w:lang w:val="en-US"/>
        </w:rPr>
        <w:t xml:space="preserve">: </w:t>
      </w:r>
      <w:r>
        <w:rPr>
          <w:rFonts w:ascii="Calibri" w:hAnsi="Calibri"/>
          <w:b/>
          <w:bCs/>
          <w:sz w:val="20"/>
          <w:szCs w:val="20"/>
          <w:lang w:val="en-US"/>
        </w:rPr>
        <w:t>Options panel</w:t>
      </w:r>
    </w:p>
    <w:p w:rsidR="001A5822" w:rsidRDefault="001A5822" w:rsidP="001A5822">
      <w:pPr>
        <w:pStyle w:val="Heading3"/>
        <w:spacing w:line="480" w:lineRule="auto"/>
        <w:rPr>
          <w:rFonts w:ascii="Calibri" w:hAnsi="Calibri"/>
        </w:rPr>
      </w:pPr>
      <w:bookmarkStart w:id="78" w:name="_Toc445064096"/>
      <w:r>
        <w:rPr>
          <w:rFonts w:ascii="Calibri" w:hAnsi="Calibri"/>
        </w:rPr>
        <w:t>HighScores</w:t>
      </w:r>
      <w:bookmarkEnd w:id="78"/>
    </w:p>
    <w:p w:rsidR="001A5822" w:rsidRDefault="001A5822" w:rsidP="001A5822">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There</w:t>
      </w:r>
      <w:r w:rsidR="00FD50D2">
        <w:rPr>
          <w:rFonts w:ascii="Calibri" w:hAnsi="Calibri" w:cstheme="majorHAnsi"/>
          <w:sz w:val="24"/>
          <w:szCs w:val="24"/>
          <w:lang w:val="en-US"/>
        </w:rPr>
        <w:t xml:space="preserve"> will be </w:t>
      </w:r>
      <w:r w:rsidR="003641DE">
        <w:rPr>
          <w:rFonts w:ascii="Calibri" w:hAnsi="Calibri" w:cstheme="majorHAnsi"/>
          <w:sz w:val="24"/>
          <w:szCs w:val="24"/>
          <w:lang w:val="en-US"/>
        </w:rPr>
        <w:t>‘</w:t>
      </w:r>
      <w:r w:rsidR="00FD50D2">
        <w:rPr>
          <w:rFonts w:ascii="Calibri" w:hAnsi="Calibri" w:cstheme="majorHAnsi"/>
          <w:sz w:val="24"/>
          <w:szCs w:val="24"/>
          <w:lang w:val="en-US"/>
        </w:rPr>
        <w:t>HighScores</w:t>
      </w:r>
      <w:r w:rsidR="003641DE">
        <w:rPr>
          <w:rFonts w:ascii="Calibri" w:hAnsi="Calibri" w:cstheme="majorHAnsi"/>
          <w:sz w:val="24"/>
          <w:szCs w:val="24"/>
          <w:lang w:val="en-US"/>
        </w:rPr>
        <w:t>’</w:t>
      </w:r>
      <w:r w:rsidR="00FD50D2">
        <w:rPr>
          <w:rFonts w:ascii="Calibri" w:hAnsi="Calibri" w:cstheme="majorHAnsi"/>
          <w:sz w:val="24"/>
          <w:szCs w:val="24"/>
          <w:lang w:val="en-US"/>
        </w:rPr>
        <w:t xml:space="preserve"> option on the Main Menu. When player chooses this option on the Main Menu, </w:t>
      </w:r>
      <w:r w:rsidR="00F241C6">
        <w:rPr>
          <w:rFonts w:ascii="Calibri" w:hAnsi="Calibri" w:cstheme="majorHAnsi"/>
          <w:sz w:val="24"/>
          <w:szCs w:val="24"/>
          <w:lang w:val="en-US"/>
        </w:rPr>
        <w:t>high score list</w:t>
      </w:r>
      <w:r w:rsidR="00FD50D2">
        <w:rPr>
          <w:rFonts w:ascii="Calibri" w:hAnsi="Calibri" w:cstheme="majorHAnsi"/>
          <w:sz w:val="24"/>
          <w:szCs w:val="24"/>
          <w:lang w:val="en-US"/>
        </w:rPr>
        <w:t xml:space="preserve"> panel is going to show up accordingly. On the HighScores panel there will be a list of top ten scores. User name and level information is available for each line of score. Player can returns to the Main Menu after he or she views the high score list. If there is no recorded score, high score list table is going to be empty in that panel.</w:t>
      </w:r>
    </w:p>
    <w:p w:rsidR="00FD50D2" w:rsidRDefault="00FD50D2" w:rsidP="001A582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extent cx="6120130" cy="407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ghScore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3641DE" w:rsidRDefault="003641DE" w:rsidP="003641D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Pr>
          <w:rFonts w:ascii="Calibri" w:hAnsi="Calibri"/>
          <w:b/>
          <w:bCs/>
          <w:sz w:val="20"/>
          <w:szCs w:val="20"/>
          <w:lang w:val="en-US"/>
        </w:rPr>
        <w:t>1</w:t>
      </w:r>
      <w:r w:rsidR="00CC7030">
        <w:rPr>
          <w:rFonts w:ascii="Calibri" w:hAnsi="Calibri"/>
          <w:b/>
          <w:bCs/>
          <w:sz w:val="20"/>
          <w:szCs w:val="20"/>
          <w:lang w:val="en-US"/>
        </w:rPr>
        <w:t>9</w:t>
      </w:r>
      <w:r w:rsidRPr="00F504DD">
        <w:rPr>
          <w:rFonts w:ascii="Calibri" w:hAnsi="Calibri"/>
          <w:b/>
          <w:bCs/>
          <w:sz w:val="20"/>
          <w:szCs w:val="20"/>
          <w:lang w:val="en-US"/>
        </w:rPr>
        <w:t xml:space="preserve">: </w:t>
      </w:r>
      <w:r>
        <w:rPr>
          <w:rFonts w:ascii="Calibri" w:hAnsi="Calibri"/>
          <w:b/>
          <w:bCs/>
          <w:sz w:val="20"/>
          <w:szCs w:val="20"/>
          <w:lang w:val="en-US"/>
        </w:rPr>
        <w:t>HighScores list panel</w:t>
      </w:r>
    </w:p>
    <w:p w:rsidR="00FD50D2" w:rsidRDefault="00FD50D2" w:rsidP="00FD50D2">
      <w:pPr>
        <w:pStyle w:val="Heading3"/>
        <w:spacing w:line="480" w:lineRule="auto"/>
        <w:rPr>
          <w:rFonts w:ascii="Calibri" w:hAnsi="Calibri"/>
        </w:rPr>
      </w:pPr>
      <w:bookmarkStart w:id="79" w:name="_Toc445064097"/>
      <w:r>
        <w:rPr>
          <w:rFonts w:ascii="Calibri" w:hAnsi="Calibri"/>
        </w:rPr>
        <w:t>Credits</w:t>
      </w:r>
      <w:bookmarkEnd w:id="79"/>
    </w:p>
    <w:p w:rsidR="00234EEE" w:rsidRDefault="00FD50D2" w:rsidP="00234EEE">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There is also Credits option on the Main Menu. Player can see the credits information of the Bombplan game using this option. In this panel there will be a text box which holds necessary information related credits and also a back button for player to return to the Main Menu.</w:t>
      </w:r>
      <w:r w:rsidR="00234EEE">
        <w:rPr>
          <w:rFonts w:ascii="Calibri" w:hAnsi="Calibri" w:cstheme="majorHAnsi"/>
          <w:sz w:val="24"/>
          <w:szCs w:val="24"/>
          <w:lang w:val="en-US"/>
        </w:rPr>
        <w:t xml:space="preserve"> Credits panel will be as in the Figure 18:</w:t>
      </w:r>
    </w:p>
    <w:p w:rsidR="00234EEE" w:rsidRDefault="00234EEE" w:rsidP="00FD50D2">
      <w:pPr>
        <w:pStyle w:val="Body"/>
        <w:spacing w:line="480" w:lineRule="auto"/>
        <w:jc w:val="both"/>
        <w:rPr>
          <w:rFonts w:ascii="Calibri" w:hAnsi="Calibri" w:cstheme="majorHAnsi"/>
          <w:sz w:val="24"/>
          <w:szCs w:val="24"/>
          <w:lang w:val="en-US"/>
        </w:rPr>
      </w:pPr>
    </w:p>
    <w:p w:rsidR="00234EEE" w:rsidRDefault="00234EEE" w:rsidP="00234EEE">
      <w:pPr>
        <w:pStyle w:val="Heading3"/>
        <w:spacing w:line="480" w:lineRule="auto"/>
        <w:rPr>
          <w:rFonts w:ascii="Calibri" w:hAnsi="Calibri"/>
        </w:rPr>
      </w:pPr>
      <w:bookmarkStart w:id="80" w:name="_Toc445064098"/>
      <w:r>
        <w:rPr>
          <w:rFonts w:ascii="Calibri" w:hAnsi="Calibri"/>
        </w:rPr>
        <w:t>Game Panel</w:t>
      </w:r>
      <w:bookmarkEnd w:id="80"/>
    </w:p>
    <w:p w:rsidR="00234EEE" w:rsidRDefault="00234EEE" w:rsidP="00234EEE">
      <w:pPr>
        <w:pStyle w:val="Body"/>
        <w:spacing w:line="480" w:lineRule="auto"/>
        <w:jc w:val="both"/>
        <w:rPr>
          <w:rFonts w:ascii="Calibri" w:hAnsi="Calibri" w:cstheme="majorHAnsi"/>
          <w:sz w:val="24"/>
          <w:szCs w:val="24"/>
          <w:lang w:val="en-US"/>
        </w:rPr>
      </w:pPr>
      <w:r>
        <w:rPr>
          <w:rFonts w:ascii="Calibri" w:hAnsi="Calibri" w:cstheme="majorHAnsi"/>
          <w:sz w:val="24"/>
          <w:szCs w:val="24"/>
          <w:lang w:val="en-US"/>
        </w:rPr>
        <w:t>On the Game panel there will be a timer on the left up corner of the screen. And number of the lives of the hero will be displayed on the right up corner of the screen. Game screen of the Bombplan will be as in the Figure 19:</w:t>
      </w:r>
    </w:p>
    <w:p w:rsidR="00FD50D2" w:rsidRDefault="00FD50D2" w:rsidP="00FD50D2">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lastRenderedPageBreak/>
        <w:drawing>
          <wp:inline distT="0" distB="0" distL="0" distR="0">
            <wp:extent cx="6120130" cy="4079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F241C6" w:rsidRDefault="00F241C6" w:rsidP="00F241C6">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CC7030">
        <w:rPr>
          <w:rFonts w:ascii="Calibri" w:hAnsi="Calibri"/>
          <w:b/>
          <w:bCs/>
          <w:sz w:val="20"/>
          <w:szCs w:val="20"/>
          <w:lang w:val="en-US"/>
        </w:rPr>
        <w:t>20</w:t>
      </w:r>
      <w:r w:rsidRPr="00F504DD">
        <w:rPr>
          <w:rFonts w:ascii="Calibri" w:hAnsi="Calibri"/>
          <w:b/>
          <w:bCs/>
          <w:sz w:val="20"/>
          <w:szCs w:val="20"/>
          <w:lang w:val="en-US"/>
        </w:rPr>
        <w:t xml:space="preserve">: </w:t>
      </w:r>
      <w:r>
        <w:rPr>
          <w:rFonts w:ascii="Calibri" w:hAnsi="Calibri"/>
          <w:b/>
          <w:bCs/>
          <w:sz w:val="20"/>
          <w:szCs w:val="20"/>
          <w:lang w:val="en-US"/>
        </w:rPr>
        <w:t>Credits panel</w:t>
      </w:r>
    </w:p>
    <w:p w:rsidR="00797C8B" w:rsidRPr="001A5822" w:rsidRDefault="00797C8B" w:rsidP="00797C8B">
      <w:pPr>
        <w:pStyle w:val="Body"/>
        <w:spacing w:line="480" w:lineRule="auto"/>
        <w:jc w:val="both"/>
        <w:rPr>
          <w:rFonts w:ascii="Calibri" w:hAnsi="Calibri" w:cstheme="majorHAnsi"/>
          <w:sz w:val="24"/>
          <w:szCs w:val="24"/>
          <w:lang w:val="en-US"/>
        </w:rPr>
      </w:pPr>
      <w:r>
        <w:rPr>
          <w:rFonts w:ascii="Calibri" w:hAnsi="Calibri" w:cstheme="majorHAnsi"/>
          <w:noProof/>
          <w:sz w:val="24"/>
          <w:szCs w:val="24"/>
          <w:lang w:val="en-US" w:eastAsia="en-US"/>
        </w:rPr>
        <w:drawing>
          <wp:inline distT="0" distB="0" distL="0" distR="0">
            <wp:extent cx="6120130" cy="407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20130" cy="4079875"/>
                    </a:xfrm>
                    <a:prstGeom prst="rect">
                      <a:avLst/>
                    </a:prstGeom>
                  </pic:spPr>
                </pic:pic>
              </a:graphicData>
            </a:graphic>
          </wp:inline>
        </w:drawing>
      </w:r>
    </w:p>
    <w:p w:rsidR="008071B3" w:rsidRDefault="009115B0" w:rsidP="00234EEE">
      <w:pPr>
        <w:pStyle w:val="Body"/>
        <w:spacing w:line="480" w:lineRule="auto"/>
        <w:jc w:val="center"/>
        <w:rPr>
          <w:rFonts w:ascii="Calibri" w:hAnsi="Calibri"/>
          <w:b/>
          <w:bCs/>
          <w:sz w:val="20"/>
          <w:szCs w:val="20"/>
          <w:lang w:val="en-US"/>
        </w:rPr>
      </w:pPr>
      <w:r w:rsidRPr="00F504DD">
        <w:rPr>
          <w:rFonts w:ascii="Calibri" w:hAnsi="Calibri"/>
          <w:b/>
          <w:bCs/>
          <w:sz w:val="20"/>
          <w:szCs w:val="20"/>
          <w:lang w:val="en-US"/>
        </w:rPr>
        <w:t xml:space="preserve">Figure </w:t>
      </w:r>
      <w:r w:rsidR="00CC7030">
        <w:rPr>
          <w:rFonts w:ascii="Calibri" w:hAnsi="Calibri"/>
          <w:b/>
          <w:bCs/>
          <w:sz w:val="20"/>
          <w:szCs w:val="20"/>
          <w:lang w:val="en-US"/>
        </w:rPr>
        <w:t>21</w:t>
      </w:r>
      <w:r w:rsidRPr="00F504DD">
        <w:rPr>
          <w:rFonts w:ascii="Calibri" w:hAnsi="Calibri"/>
          <w:b/>
          <w:bCs/>
          <w:sz w:val="20"/>
          <w:szCs w:val="20"/>
          <w:lang w:val="en-US"/>
        </w:rPr>
        <w:t xml:space="preserve">: </w:t>
      </w:r>
      <w:r>
        <w:rPr>
          <w:rFonts w:ascii="Calibri" w:hAnsi="Calibri"/>
          <w:b/>
          <w:bCs/>
          <w:sz w:val="20"/>
          <w:szCs w:val="20"/>
          <w:lang w:val="en-US"/>
        </w:rPr>
        <w:t>Game panel</w:t>
      </w:r>
      <w:r w:rsidR="00FE2711">
        <w:rPr>
          <w:rFonts w:ascii="Calibri" w:hAnsi="Calibri"/>
          <w:b/>
          <w:bCs/>
          <w:sz w:val="20"/>
          <w:szCs w:val="20"/>
          <w:lang w:val="en-US"/>
        </w:rPr>
        <w:t xml:space="preserve"> [2]</w:t>
      </w:r>
    </w:p>
    <w:p w:rsidR="00596908" w:rsidRPr="00596908" w:rsidRDefault="00596908" w:rsidP="00596908">
      <w:pPr>
        <w:pStyle w:val="Heading1"/>
        <w:spacing w:line="480" w:lineRule="auto"/>
        <w:ind w:firstLine="720"/>
        <w:jc w:val="both"/>
        <w:rPr>
          <w:rFonts w:ascii="Calibri" w:eastAsia="Times New Roman" w:hAnsi="Calibri"/>
          <w:b w:val="0"/>
          <w:sz w:val="32"/>
          <w:szCs w:val="32"/>
        </w:rPr>
      </w:pPr>
      <w:bookmarkStart w:id="81" w:name="_Toc443594714"/>
      <w:bookmarkStart w:id="82" w:name="_Toc445064099"/>
      <w:r w:rsidRPr="00596908">
        <w:rPr>
          <w:rFonts w:ascii="Calibri" w:eastAsia="Times New Roman" w:hAnsi="Calibri"/>
          <w:sz w:val="32"/>
          <w:szCs w:val="32"/>
        </w:rPr>
        <w:lastRenderedPageBreak/>
        <w:t>References</w:t>
      </w:r>
      <w:bookmarkEnd w:id="81"/>
      <w:bookmarkEnd w:id="82"/>
    </w:p>
    <w:p w:rsidR="00596908" w:rsidRPr="00596908" w:rsidRDefault="00596908" w:rsidP="00596908">
      <w:pPr>
        <w:spacing w:line="480" w:lineRule="auto"/>
        <w:jc w:val="both"/>
        <w:rPr>
          <w:rFonts w:ascii="Calibri" w:eastAsia="Times New Roman" w:hAnsi="Calibri" w:cs="Arial"/>
          <w:color w:val="000000"/>
          <w:lang w:eastAsia="en-GB"/>
        </w:rPr>
      </w:pPr>
      <w:r w:rsidRPr="00596908">
        <w:rPr>
          <w:rFonts w:ascii="Calibri" w:hAnsi="Calibri"/>
        </w:rPr>
        <w:t>[1]</w:t>
      </w:r>
      <w:r>
        <w:rPr>
          <w:rFonts w:ascii="Calibri" w:eastAsia="Times New Roman" w:hAnsi="Calibri" w:cs="Arial"/>
          <w:color w:val="000000"/>
          <w:lang w:eastAsia="en-GB"/>
        </w:rPr>
        <w:t xml:space="preserve"> Game hero, bomb, fire, monster types, and wall types images</w:t>
      </w:r>
      <w:r w:rsidRPr="00596908">
        <w:rPr>
          <w:rFonts w:ascii="Calibri" w:eastAsia="Times New Roman" w:hAnsi="Calibri" w:cs="Arial"/>
          <w:color w:val="000000"/>
          <w:lang w:eastAsia="en-GB"/>
        </w:rPr>
        <w:t xml:space="preserve">, accessed on </w:t>
      </w:r>
      <w:r>
        <w:rPr>
          <w:rFonts w:ascii="Calibri" w:eastAsia="Times New Roman" w:hAnsi="Calibri" w:cs="Arial"/>
          <w:color w:val="000000"/>
          <w:lang w:eastAsia="en-GB"/>
        </w:rPr>
        <w:t>02</w:t>
      </w:r>
      <w:r w:rsidRPr="00596908">
        <w:rPr>
          <w:rFonts w:ascii="Calibri" w:eastAsia="Times New Roman" w:hAnsi="Calibri" w:cs="Arial"/>
          <w:color w:val="000000"/>
          <w:lang w:eastAsia="en-GB"/>
        </w:rPr>
        <w:t xml:space="preserve"> </w:t>
      </w:r>
      <w:r>
        <w:rPr>
          <w:rFonts w:ascii="Calibri" w:eastAsia="Times New Roman" w:hAnsi="Calibri" w:cs="Arial"/>
          <w:color w:val="000000"/>
          <w:lang w:eastAsia="en-GB"/>
        </w:rPr>
        <w:t>March 2016, http://eski.nintendocu.com/en</w:t>
      </w:r>
      <w:r w:rsidR="00DB7E88">
        <w:rPr>
          <w:rFonts w:ascii="Calibri" w:eastAsia="Times New Roman" w:hAnsi="Calibri" w:cs="Arial"/>
          <w:color w:val="000000"/>
          <w:lang w:eastAsia="en-GB"/>
        </w:rPr>
        <w:t>-</w:t>
      </w:r>
      <w:r w:rsidRPr="00596908">
        <w:rPr>
          <w:rFonts w:ascii="Calibri" w:eastAsia="Times New Roman" w:hAnsi="Calibri" w:cs="Arial"/>
          <w:color w:val="000000"/>
          <w:lang w:eastAsia="en-GB"/>
        </w:rPr>
        <w:t>iyiler.php?subaction=showfull&amp;id=1234094933&amp;archive=&amp;start_from=&amp;ucat=20&amp;</w:t>
      </w:r>
    </w:p>
    <w:p w:rsidR="00596908" w:rsidRPr="00596908" w:rsidRDefault="00596908" w:rsidP="00596908">
      <w:pPr>
        <w:spacing w:line="480" w:lineRule="auto"/>
        <w:jc w:val="both"/>
        <w:rPr>
          <w:rFonts w:ascii="Calibri" w:hAnsi="Calibri"/>
        </w:rPr>
      </w:pPr>
      <w:r w:rsidRPr="00596908">
        <w:rPr>
          <w:rFonts w:ascii="Calibri" w:hAnsi="Calibri"/>
        </w:rPr>
        <w:t>[2]</w:t>
      </w:r>
      <w:r>
        <w:rPr>
          <w:rFonts w:ascii="Calibri" w:eastAsia="Times New Roman" w:hAnsi="Calibri" w:cs="Arial"/>
          <w:color w:val="000000"/>
          <w:lang w:eastAsia="en-GB"/>
        </w:rPr>
        <w:t xml:space="preserve"> Game panel</w:t>
      </w:r>
      <w:r w:rsidRPr="00596908">
        <w:rPr>
          <w:rFonts w:ascii="Calibri" w:eastAsia="Times New Roman" w:hAnsi="Calibri" w:cs="Arial"/>
          <w:color w:val="000000"/>
          <w:lang w:eastAsia="en-GB"/>
        </w:rPr>
        <w:t xml:space="preserve">, accessed on </w:t>
      </w:r>
      <w:r>
        <w:rPr>
          <w:rFonts w:ascii="Calibri" w:eastAsia="Times New Roman" w:hAnsi="Calibri" w:cs="Arial"/>
          <w:color w:val="000000"/>
          <w:lang w:eastAsia="en-GB"/>
        </w:rPr>
        <w:t>03</w:t>
      </w:r>
      <w:r w:rsidRPr="00596908">
        <w:rPr>
          <w:rFonts w:ascii="Calibri" w:eastAsia="Times New Roman" w:hAnsi="Calibri" w:cs="Arial"/>
          <w:color w:val="000000"/>
          <w:lang w:eastAsia="en-GB"/>
        </w:rPr>
        <w:t xml:space="preserve"> </w:t>
      </w:r>
      <w:r>
        <w:rPr>
          <w:rFonts w:ascii="Calibri" w:eastAsia="Times New Roman" w:hAnsi="Calibri" w:cs="Arial"/>
          <w:color w:val="000000"/>
          <w:lang w:eastAsia="en-GB"/>
        </w:rPr>
        <w:t>March</w:t>
      </w:r>
      <w:r w:rsidRPr="00596908">
        <w:rPr>
          <w:rFonts w:ascii="Calibri" w:eastAsia="Times New Roman" w:hAnsi="Calibri" w:cs="Arial"/>
          <w:color w:val="000000"/>
          <w:lang w:eastAsia="en-GB"/>
        </w:rPr>
        <w:t xml:space="preserve"> 2016, https://www.youtube.com/watch?v=EsIyPoKh0LM</w:t>
      </w:r>
    </w:p>
    <w:p w:rsidR="00287D29" w:rsidRPr="00287D29" w:rsidRDefault="00287D29" w:rsidP="00287D29">
      <w:pPr>
        <w:pStyle w:val="Body"/>
        <w:spacing w:line="480" w:lineRule="auto"/>
        <w:jc w:val="both"/>
        <w:rPr>
          <w:rFonts w:ascii="Calibri" w:hAnsi="Calibri" w:cstheme="majorHAnsi"/>
          <w:sz w:val="24"/>
          <w:szCs w:val="24"/>
          <w:lang w:val="en-US"/>
        </w:rPr>
      </w:pPr>
    </w:p>
    <w:sectPr w:rsidR="00287D29" w:rsidRPr="00287D29" w:rsidSect="00600DFE">
      <w:footerReference w:type="default" r:id="rId33"/>
      <w:pgSz w:w="11906" w:h="16838"/>
      <w:pgMar w:top="993" w:right="1134" w:bottom="1135" w:left="1134" w:header="709" w:footer="850" w:gutter="0"/>
      <w:cols w:space="70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gur" w:date="2016-03-18T14:36:00Z" w:initials="u">
    <w:p w:rsidR="0059703B" w:rsidRDefault="0059703B">
      <w:pPr>
        <w:pStyle w:val="CommentText"/>
      </w:pPr>
      <w:r>
        <w:rPr>
          <w:rStyle w:val="CommentReference"/>
        </w:rPr>
        <w:annotationRef/>
      </w:r>
      <w:r>
        <w:t xml:space="preserve">I thought this was an Analysis document </w:t>
      </w:r>
      <w:r>
        <w:sym w:font="Wingdings" w:char="F04A"/>
      </w:r>
    </w:p>
  </w:comment>
  <w:comment w:id="5" w:author="ugur" w:date="2016-03-18T14:36:00Z" w:initials="u">
    <w:p w:rsidR="0059703B" w:rsidRDefault="0059703B">
      <w:pPr>
        <w:pStyle w:val="CommentText"/>
      </w:pPr>
      <w:r>
        <w:rPr>
          <w:rStyle w:val="CommentReference"/>
        </w:rPr>
        <w:annotationRef/>
      </w:r>
      <w:r>
        <w:t>We are just listing requirements, we haven’t designed the UI yet. Besides “New Game” is not particularly a functionality or requirement.</w:t>
      </w:r>
    </w:p>
  </w:comment>
  <w:comment w:id="17" w:author="ugur" w:date="2016-03-18T14:45:00Z" w:initials="u">
    <w:p w:rsidR="0059703B" w:rsidRDefault="0059703B">
      <w:pPr>
        <w:pStyle w:val="CommentText"/>
      </w:pPr>
      <w:r>
        <w:rPr>
          <w:rStyle w:val="CommentReference"/>
        </w:rPr>
        <w:annotationRef/>
      </w:r>
      <w:r>
        <w:t>How did you come up with these numbers? Such decisions should be documents when made.</w:t>
      </w:r>
    </w:p>
  </w:comment>
  <w:comment w:id="18" w:author="ugur" w:date="2016-03-18T14:46:00Z" w:initials="u">
    <w:p w:rsidR="0059703B" w:rsidRDefault="0059703B">
      <w:pPr>
        <w:pStyle w:val="CommentText"/>
      </w:pPr>
      <w:r>
        <w:rPr>
          <w:rStyle w:val="CommentReference"/>
        </w:rPr>
        <w:annotationRef/>
      </w:r>
      <w:r>
        <w:t>Response to what? Input actions?</w:t>
      </w:r>
    </w:p>
  </w:comment>
  <w:comment w:id="24" w:author="ugur" w:date="2016-03-18T14:47:00Z" w:initials="u">
    <w:p w:rsidR="0059703B" w:rsidRDefault="0059703B">
      <w:pPr>
        <w:pStyle w:val="CommentText"/>
      </w:pPr>
      <w:r>
        <w:rPr>
          <w:rStyle w:val="CommentReference"/>
        </w:rPr>
        <w:annotationRef/>
      </w:r>
      <w:r>
        <w:t>How did you figure this out?</w:t>
      </w:r>
    </w:p>
  </w:comment>
  <w:comment w:id="28" w:author="ugur" w:date="2016-03-18T14:51:00Z" w:initials="u">
    <w:p w:rsidR="0059703B" w:rsidRDefault="0059703B">
      <w:pPr>
        <w:pStyle w:val="CommentText"/>
      </w:pPr>
      <w:r>
        <w:rPr>
          <w:rStyle w:val="CommentReference"/>
        </w:rPr>
        <w:annotationRef/>
      </w:r>
      <w:r>
        <w:t>Scenarios should be for specific use cases. This one is too broad (not just for during the game play).</w:t>
      </w:r>
    </w:p>
  </w:comment>
  <w:comment w:id="30" w:author="ugur" w:date="2016-03-18T14:52:00Z" w:initials="u">
    <w:p w:rsidR="0059703B" w:rsidRDefault="0059703B">
      <w:pPr>
        <w:pStyle w:val="CommentText"/>
      </w:pPr>
      <w:r>
        <w:rPr>
          <w:rStyle w:val="CommentReference"/>
        </w:rPr>
        <w:annotationRef/>
      </w:r>
      <w:r>
        <w:t>Similar to above scenario</w:t>
      </w:r>
    </w:p>
  </w:comment>
  <w:comment w:id="32" w:author="ugur" w:date="2016-03-18T14:53:00Z" w:initials="u">
    <w:p w:rsidR="0059703B" w:rsidRDefault="0059703B">
      <w:pPr>
        <w:pStyle w:val="CommentText"/>
      </w:pPr>
      <w:r>
        <w:rPr>
          <w:rStyle w:val="CommentReference"/>
        </w:rPr>
        <w:annotationRef/>
      </w:r>
      <w:r>
        <w:t>This looks good except for this last sentence.</w:t>
      </w:r>
    </w:p>
  </w:comment>
  <w:comment w:id="35" w:author="ugur" w:date="2016-03-18T14:53:00Z" w:initials="u">
    <w:p w:rsidR="0059703B" w:rsidRDefault="0059703B">
      <w:pPr>
        <w:pStyle w:val="CommentText"/>
      </w:pPr>
      <w:r>
        <w:rPr>
          <w:rStyle w:val="CommentReference"/>
        </w:rPr>
        <w:annotationRef/>
      </w:r>
      <w:r>
        <w:t>?</w:t>
      </w:r>
    </w:p>
  </w:comment>
  <w:comment w:id="37" w:author="ugur" w:date="2016-03-18T14:54:00Z" w:initials="u">
    <w:p w:rsidR="0059703B" w:rsidRDefault="0059703B">
      <w:pPr>
        <w:pStyle w:val="CommentText"/>
      </w:pPr>
      <w:r>
        <w:rPr>
          <w:rStyle w:val="CommentReference"/>
        </w:rPr>
        <w:annotationRef/>
      </w:r>
      <w:r>
        <w:t>Get Help</w:t>
      </w:r>
    </w:p>
  </w:comment>
  <w:comment w:id="38" w:author="ugur" w:date="2016-03-18T14:55:00Z" w:initials="u">
    <w:p w:rsidR="0059703B" w:rsidRDefault="0059703B">
      <w:pPr>
        <w:pStyle w:val="CommentText"/>
      </w:pPr>
      <w:r>
        <w:rPr>
          <w:rStyle w:val="CommentReference"/>
        </w:rPr>
        <w:annotationRef/>
      </w:r>
      <w:r>
        <w:t xml:space="preserve">Is that the only change possible? At least </w:t>
      </w:r>
      <w:proofErr w:type="spellStart"/>
      <w:r>
        <w:t>unmute</w:t>
      </w:r>
      <w:proofErr w:type="spellEnd"/>
      <w:r>
        <w:t xml:space="preserve"> must be possible!</w:t>
      </w:r>
    </w:p>
  </w:comment>
  <w:comment w:id="43" w:author="ugur" w:date="2016-03-18T15:05:00Z" w:initials="u">
    <w:p w:rsidR="0059703B" w:rsidRDefault="0059703B">
      <w:pPr>
        <w:pStyle w:val="CommentText"/>
      </w:pPr>
      <w:r>
        <w:rPr>
          <w:rStyle w:val="CommentReference"/>
        </w:rPr>
        <w:annotationRef/>
      </w:r>
      <w:r>
        <w:t>Pause Menu is not a UC</w:t>
      </w:r>
    </w:p>
  </w:comment>
  <w:comment w:id="42" w:author="ugur" w:date="2016-03-18T15:21:00Z" w:initials="u">
    <w:p w:rsidR="0059703B" w:rsidRDefault="0059703B">
      <w:pPr>
        <w:pStyle w:val="CommentText"/>
      </w:pPr>
      <w:r>
        <w:rPr>
          <w:rStyle w:val="CommentReference"/>
        </w:rPr>
        <w:annotationRef/>
      </w:r>
      <w:r>
        <w:t>Quit is not a UC (UC3)</w:t>
      </w:r>
    </w:p>
  </w:comment>
  <w:comment w:id="41" w:author="ugur" w:date="2016-03-18T15:04:00Z" w:initials="u">
    <w:p w:rsidR="0059703B" w:rsidRDefault="0059703B">
      <w:pPr>
        <w:pStyle w:val="CommentText"/>
      </w:pPr>
      <w:r>
        <w:rPr>
          <w:rStyle w:val="CommentReference"/>
        </w:rPr>
        <w:annotationRef/>
      </w:r>
      <w:r>
        <w:t>Actor -&gt; Player</w:t>
      </w:r>
    </w:p>
  </w:comment>
  <w:comment w:id="40" w:author="ugur" w:date="2016-03-18T15:04:00Z" w:initials="u">
    <w:p w:rsidR="0059703B" w:rsidRDefault="0059703B">
      <w:pPr>
        <w:pStyle w:val="CommentText"/>
      </w:pPr>
      <w:r>
        <w:rPr>
          <w:rStyle w:val="CommentReference"/>
        </w:rPr>
        <w:annotationRef/>
      </w:r>
      <w:r>
        <w:t>Very difficult to read!</w:t>
      </w:r>
    </w:p>
  </w:comment>
  <w:comment w:id="53" w:author="ugur" w:date="2016-03-18T15:27:00Z" w:initials="u">
    <w:p w:rsidR="00A8034A" w:rsidRDefault="00A8034A">
      <w:pPr>
        <w:pStyle w:val="CommentText"/>
      </w:pPr>
      <w:r>
        <w:rPr>
          <w:rStyle w:val="CommentReference"/>
        </w:rPr>
        <w:annotationRef/>
      </w:r>
      <w:r>
        <w:t>Why use a separate class for these two attributes (Location)?</w:t>
      </w:r>
    </w:p>
  </w:comment>
  <w:comment w:id="52" w:author="ugur" w:date="2016-03-18T15:26:00Z" w:initials="u">
    <w:p w:rsidR="0059703B" w:rsidRDefault="0059703B">
      <w:pPr>
        <w:pStyle w:val="CommentText"/>
      </w:pPr>
      <w:r>
        <w:rPr>
          <w:rStyle w:val="CommentReference"/>
        </w:rPr>
        <w:annotationRef/>
      </w:r>
      <w:r>
        <w:t>Functionality on entity objects should be richer. Each map object should be able to draw itself for one thing. Similarly actual collision detection could be delegated to these objects by the manager.</w:t>
      </w:r>
    </w:p>
  </w:comment>
  <w:comment w:id="51" w:author="ugur" w:date="2016-03-18T15:25:00Z" w:initials="u">
    <w:p w:rsidR="0059703B" w:rsidRDefault="0059703B">
      <w:pPr>
        <w:pStyle w:val="CommentText"/>
      </w:pPr>
      <w:r>
        <w:rPr>
          <w:rStyle w:val="CommentReference"/>
        </w:rPr>
        <w:annotationRef/>
      </w:r>
      <w:r>
        <w:t>1 is the default multiplicity!</w:t>
      </w:r>
    </w:p>
  </w:comment>
  <w:comment w:id="50" w:author="ugur" w:date="2016-03-18T15:24:00Z" w:initials="u">
    <w:p w:rsidR="0059703B" w:rsidRDefault="0059703B">
      <w:pPr>
        <w:pStyle w:val="CommentText"/>
      </w:pPr>
      <w:r>
        <w:rPr>
          <w:rStyle w:val="CommentReference"/>
        </w:rPr>
        <w:annotationRef/>
      </w:r>
      <w:r>
        <w:t>Setter / getter methods only complicate diagrams, don’t serve any use.</w:t>
      </w:r>
    </w:p>
  </w:comment>
  <w:comment w:id="49" w:author="ugur" w:date="2016-03-18T15:24:00Z" w:initials="u">
    <w:p w:rsidR="0059703B" w:rsidRDefault="0059703B">
      <w:pPr>
        <w:pStyle w:val="CommentText"/>
      </w:pPr>
      <w:r>
        <w:rPr>
          <w:rStyle w:val="CommentReference"/>
        </w:rPr>
        <w:annotationRef/>
      </w:r>
      <w:r>
        <w:t>Each class should have at least one attribute or method. Otherwise they are of no use!</w:t>
      </w:r>
    </w:p>
  </w:comment>
  <w:comment w:id="48" w:author="ugur" w:date="2016-03-18T15:17:00Z" w:initials="u">
    <w:p w:rsidR="0059703B" w:rsidRDefault="0059703B">
      <w:pPr>
        <w:pStyle w:val="CommentText"/>
      </w:pPr>
      <w:r>
        <w:rPr>
          <w:rStyle w:val="CommentReference"/>
        </w:rPr>
        <w:annotationRef/>
      </w:r>
      <w:r>
        <w:t>Not readable.</w:t>
      </w:r>
    </w:p>
  </w:comment>
  <w:comment w:id="54" w:author="ugur" w:date="2016-03-18T15:23:00Z" w:initials="u">
    <w:p w:rsidR="0059703B" w:rsidRDefault="0059703B">
      <w:pPr>
        <w:pStyle w:val="CommentText"/>
      </w:pPr>
      <w:r>
        <w:rPr>
          <w:rStyle w:val="CommentReference"/>
        </w:rPr>
        <w:annotationRef/>
      </w:r>
      <w:r>
        <w:t>Don’t be shy in using additional classes for bonus types! Besides, showing enumerations is not an analysis type of activity (too early to think about these).</w:t>
      </w:r>
    </w:p>
  </w:comment>
  <w:comment w:id="59" w:author="ugur" w:date="2016-03-18T15:30:00Z" w:initials="u">
    <w:p w:rsidR="00EB1EFC" w:rsidRDefault="00EB1EFC">
      <w:pPr>
        <w:pStyle w:val="CommentText"/>
      </w:pPr>
      <w:r>
        <w:rPr>
          <w:rStyle w:val="CommentReference"/>
        </w:rPr>
        <w:annotationRef/>
      </w:r>
      <w:r>
        <w:t xml:space="preserve">Condition without a diamond! </w:t>
      </w:r>
      <w:proofErr w:type="gramStart"/>
      <w:r>
        <w:t>The</w:t>
      </w:r>
      <w:proofErr w:type="gramEnd"/>
      <w:r>
        <w:t xml:space="preserve"> only way to exit is to exit at the beginning? </w:t>
      </w:r>
    </w:p>
  </w:comment>
  <w:comment w:id="57" w:author="ugur" w:date="2016-03-18T15:28:00Z" w:initials="u">
    <w:p w:rsidR="00A8034A" w:rsidRDefault="00A8034A">
      <w:pPr>
        <w:pStyle w:val="CommentText"/>
      </w:pPr>
      <w:r>
        <w:rPr>
          <w:rStyle w:val="CommentReference"/>
        </w:rPr>
        <w:annotationRef/>
      </w:r>
      <w:r>
        <w:t>AD2</w:t>
      </w:r>
    </w:p>
  </w:comment>
  <w:comment w:id="58" w:author="ugur" w:date="2016-03-18T15:29:00Z" w:initials="u">
    <w:p w:rsidR="00A8034A" w:rsidRDefault="00A8034A">
      <w:pPr>
        <w:pStyle w:val="CommentText"/>
      </w:pPr>
      <w:r>
        <w:rPr>
          <w:rStyle w:val="CommentReference"/>
        </w:rPr>
        <w:annotationRef/>
      </w:r>
      <w:r>
        <w:t>“Idle state on Main Menu” or “Here loses 1 life” are not system activities!</w:t>
      </w:r>
    </w:p>
  </w:comment>
  <w:comment w:id="61" w:author="ugur" w:date="2016-03-18T15:31:00Z" w:initials="u">
    <w:p w:rsidR="000C4275" w:rsidRDefault="000C4275">
      <w:pPr>
        <w:pStyle w:val="CommentText"/>
      </w:pPr>
      <w:r>
        <w:rPr>
          <w:rStyle w:val="CommentReference"/>
        </w:rPr>
        <w:annotationRef/>
      </w:r>
      <w:r>
        <w:t>Use plain English in your scenarios.</w:t>
      </w:r>
    </w:p>
  </w:comment>
  <w:comment w:id="63" w:author="ugur" w:date="2016-03-18T15:31:00Z" w:initials="u">
    <w:p w:rsidR="000C4275" w:rsidRDefault="000C4275">
      <w:pPr>
        <w:pStyle w:val="CommentText"/>
      </w:pPr>
      <w:r>
        <w:rPr>
          <w:rStyle w:val="CommentReference"/>
        </w:rPr>
        <w:annotationRef/>
      </w:r>
      <w:r>
        <w:t>How come you have exactly 1 instance from each entity object? At least say so in your scenario.</w:t>
      </w:r>
    </w:p>
  </w:comment>
  <w:comment w:id="62" w:author="ugur" w:date="2016-03-18T15:30:00Z" w:initials="u">
    <w:p w:rsidR="000C4275" w:rsidRDefault="000C4275">
      <w:pPr>
        <w:pStyle w:val="CommentText"/>
      </w:pPr>
      <w:r>
        <w:t>Should be “</w:t>
      </w:r>
      <w:proofErr w:type="spellStart"/>
      <w:r>
        <w:rPr>
          <w:rStyle w:val="CommentReference"/>
        </w:rPr>
        <w:annotationRef/>
      </w:r>
      <w:r>
        <w:t>Ahmet</w:t>
      </w:r>
      <w:proofErr w:type="gramStart"/>
      <w:r>
        <w:t>:Player</w:t>
      </w:r>
      <w:proofErr w:type="spellEnd"/>
      <w:proofErr w:type="gramEnd"/>
      <w:r>
        <w:t>”</w:t>
      </w:r>
    </w:p>
  </w:comment>
  <w:comment w:id="64" w:author="ugur" w:date="2016-03-18T15:32:00Z" w:initials="u">
    <w:p w:rsidR="000C4275" w:rsidRDefault="000C4275">
      <w:pPr>
        <w:pStyle w:val="CommentText"/>
      </w:pPr>
      <w:r>
        <w:rPr>
          <w:rStyle w:val="CommentReference"/>
        </w:rPr>
        <w:annotationRef/>
      </w:r>
      <w:proofErr w:type="spellStart"/>
      <w:r>
        <w:t>GameEngine</w:t>
      </w:r>
      <w:proofErr w:type="spellEnd"/>
      <w:r>
        <w:t xml:space="preserve"> &amp; </w:t>
      </w:r>
      <w:proofErr w:type="spellStart"/>
      <w:r>
        <w:t>GameMap</w:t>
      </w:r>
      <w:proofErr w:type="spellEnd"/>
      <w:r>
        <w:t xml:space="preserve"> will run on multiple / separate threads?</w:t>
      </w:r>
    </w:p>
  </w:comment>
  <w:comment w:id="69" w:author="ugur" w:date="2016-03-18T15:46:00Z" w:initials="u">
    <w:p w:rsidR="00B9677B" w:rsidRDefault="00B9677B">
      <w:pPr>
        <w:pStyle w:val="CommentText"/>
      </w:pPr>
      <w:r>
        <w:rPr>
          <w:rStyle w:val="CommentReference"/>
        </w:rPr>
        <w:annotationRef/>
      </w:r>
      <w:r>
        <w:t>Actor -&gt; Player</w:t>
      </w:r>
    </w:p>
  </w:comment>
  <w:comment w:id="68" w:author="ugur" w:date="2016-03-18T15:45:00Z" w:initials="u">
    <w:p w:rsidR="00B9677B" w:rsidRDefault="00B9677B">
      <w:pPr>
        <w:pStyle w:val="CommentText"/>
      </w:pPr>
      <w:r>
        <w:rPr>
          <w:rStyle w:val="CommentReference"/>
        </w:rPr>
        <w:annotationRef/>
      </w:r>
      <w:r>
        <w:t>Is collision check supposed to return Bomb &amp; Monster inside “objects”? If so, why not explicitly say so? Rather than “objects”, you could write</w:t>
      </w:r>
      <w:proofErr w:type="gramStart"/>
      <w:r>
        <w:t>”{</w:t>
      </w:r>
      <w:proofErr w:type="gramEnd"/>
      <w:r>
        <w:t>bomb, monster, …}</w:t>
      </w:r>
    </w:p>
  </w:comment>
  <w:comment w:id="67" w:author="ugur" w:date="2016-03-18T15:44:00Z" w:initials="u">
    <w:p w:rsidR="00B9677B" w:rsidRDefault="00B9677B">
      <w:pPr>
        <w:pStyle w:val="CommentText"/>
      </w:pPr>
      <w:r>
        <w:rPr>
          <w:rStyle w:val="CommentReference"/>
        </w:rPr>
        <w:annotationRef/>
      </w:r>
      <w:r>
        <w:t>Nothing happens in the meanwhile? From creation of the bomb to its explosion? How about objects moving, getting re-drawn, collision checks, etc? At least mention they are excluded.</w:t>
      </w:r>
    </w:p>
  </w:comment>
  <w:comment w:id="66" w:author="ugur" w:date="2016-03-18T15:43:00Z" w:initials="u">
    <w:p w:rsidR="00B9677B" w:rsidRDefault="00B9677B">
      <w:pPr>
        <w:pStyle w:val="CommentText"/>
      </w:pPr>
      <w:r>
        <w:rPr>
          <w:rStyle w:val="CommentReference"/>
        </w:rPr>
        <w:annotationRef/>
      </w:r>
      <w:proofErr w:type="spellStart"/>
      <w:proofErr w:type="gramStart"/>
      <w:r>
        <w:t>addObject</w:t>
      </w:r>
      <w:proofErr w:type="spellEnd"/>
      <w:r>
        <w:t>(</w:t>
      </w:r>
      <w:proofErr w:type="spellStart"/>
      <w:proofErr w:type="gramEnd"/>
      <w:r>
        <w:t>bomb:Bomb</w:t>
      </w:r>
      <w:proofErr w:type="spellEnd"/>
      <w:r>
        <w:t xml:space="preserve">). Isn’t this the newly created bomb? Why not name that bomb similarly then (as </w:t>
      </w:r>
      <w:proofErr w:type="gramStart"/>
      <w:r>
        <w:t>bomb :</w:t>
      </w:r>
      <w:proofErr w:type="gramEnd"/>
      <w:r>
        <w:t xml:space="preserve"> Bomb)?</w:t>
      </w:r>
    </w:p>
  </w:comment>
  <w:comment w:id="65" w:author="ugur" w:date="2016-03-18T15:40:00Z" w:initials="u">
    <w:p w:rsidR="00B9677B" w:rsidRDefault="00B9677B">
      <w:pPr>
        <w:pStyle w:val="CommentText"/>
      </w:pPr>
      <w:r>
        <w:rPr>
          <w:rStyle w:val="CommentReference"/>
        </w:rPr>
        <w:annotationRef/>
      </w:r>
      <w:r>
        <w:t>Shouldn’t the bomb be created at the location where the user asked for one? What’s that location? Why isn’t it being passed to the Bomb constructor?</w:t>
      </w:r>
    </w:p>
  </w:comment>
  <w:comment w:id="70" w:author="ugur" w:date="2016-03-18T15:47:00Z" w:initials="u">
    <w:p w:rsidR="004F3DE2" w:rsidRDefault="004F3DE2">
      <w:pPr>
        <w:pStyle w:val="CommentText"/>
      </w:pPr>
      <w:r>
        <w:rPr>
          <w:rStyle w:val="CommentReference"/>
        </w:rPr>
        <w:annotationRef/>
      </w:r>
      <w:r>
        <w:t>I don’t believe this is a particularly useful diagram.</w:t>
      </w:r>
    </w:p>
  </w:comment>
  <w:comment w:id="71" w:author="ugur" w:date="2016-03-18T15:55:00Z" w:initials="u">
    <w:p w:rsidR="005539D8" w:rsidRDefault="005539D8">
      <w:pPr>
        <w:pStyle w:val="CommentText"/>
      </w:pPr>
      <w:r>
        <w:rPr>
          <w:rStyle w:val="CommentReference"/>
        </w:rPr>
        <w:annotationRef/>
      </w:r>
      <w:r>
        <w:t>G5 (pretty much for all your diagrams)</w:t>
      </w:r>
    </w:p>
  </w:comment>
  <w:comment w:id="72" w:author="ugur" w:date="2016-03-18T15:54:00Z" w:initials="u">
    <w:p w:rsidR="005539D8" w:rsidRDefault="005539D8">
      <w:pPr>
        <w:pStyle w:val="CommentText"/>
      </w:pPr>
      <w:r>
        <w:t xml:space="preserve">In </w:t>
      </w:r>
      <w:r>
        <w:rPr>
          <w:rStyle w:val="CommentReference"/>
        </w:rPr>
        <w:annotationRef/>
      </w:r>
      <w:r>
        <w:t xml:space="preserve">the diagram in Fig. 12, </w:t>
      </w:r>
      <w:proofErr w:type="spellStart"/>
      <w:r>
        <w:t>checkCollision</w:t>
      </w:r>
      <w:proofErr w:type="spellEnd"/>
      <w:r>
        <w:t xml:space="preserve"> returns an object list, whereas here it returns true?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515A" w:rsidRDefault="00E4515A">
      <w:r>
        <w:separator/>
      </w:r>
    </w:p>
  </w:endnote>
  <w:endnote w:type="continuationSeparator" w:id="0">
    <w:p w:rsidR="00E4515A" w:rsidRDefault="00E451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Helvetica Light">
    <w:altName w:val="Malgun Gothic"/>
    <w:charset w:val="00"/>
    <w:family w:val="auto"/>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altName w:val="Arial Unicode MS"/>
    <w:charset w:val="8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436846"/>
      <w:docPartObj>
        <w:docPartGallery w:val="Page Numbers (Bottom of Page)"/>
        <w:docPartUnique/>
      </w:docPartObj>
    </w:sdtPr>
    <w:sdtEndPr>
      <w:rPr>
        <w:noProof/>
      </w:rPr>
    </w:sdtEndPr>
    <w:sdtContent>
      <w:p w:rsidR="0059703B" w:rsidRDefault="0059703B">
        <w:pPr>
          <w:pStyle w:val="Footer"/>
          <w:jc w:val="right"/>
        </w:pPr>
        <w:fldSimple w:instr=" PAGE   \* MERGEFORMAT ">
          <w:r w:rsidR="005539D8">
            <w:rPr>
              <w:noProof/>
            </w:rPr>
            <w:t>32</w:t>
          </w:r>
        </w:fldSimple>
      </w:p>
    </w:sdtContent>
  </w:sdt>
  <w:p w:rsidR="0059703B" w:rsidRDefault="0059703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515A" w:rsidRDefault="00E4515A">
      <w:r>
        <w:separator/>
      </w:r>
    </w:p>
  </w:footnote>
  <w:footnote w:type="continuationSeparator" w:id="0">
    <w:p w:rsidR="00E4515A" w:rsidRDefault="00E451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5500"/>
    <w:multiLevelType w:val="multilevel"/>
    <w:tmpl w:val="2DD4AE52"/>
    <w:lvl w:ilvl="0">
      <w:start w:val="3"/>
      <w:numFmt w:val="decimal"/>
      <w:lvlText w:val="%1"/>
      <w:lvlJc w:val="left"/>
      <w:pPr>
        <w:ind w:left="420" w:hanging="420"/>
      </w:pPr>
      <w:rPr>
        <w:rFonts w:hint="default"/>
        <w:color w:val="000000"/>
        <w:sz w:val="30"/>
      </w:rPr>
    </w:lvl>
    <w:lvl w:ilvl="1">
      <w:start w:val="4"/>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
    <w:nsid w:val="06104D2C"/>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19C260A"/>
    <w:multiLevelType w:val="multilevel"/>
    <w:tmpl w:val="15F834D2"/>
    <w:lvl w:ilvl="0">
      <w:start w:val="5"/>
      <w:numFmt w:val="decimal"/>
      <w:lvlText w:val="%1"/>
      <w:lvlJc w:val="left"/>
      <w:pPr>
        <w:ind w:left="420" w:hanging="420"/>
      </w:pPr>
      <w:rPr>
        <w:rFonts w:hint="default"/>
        <w:color w:val="000000"/>
        <w:sz w:val="30"/>
      </w:rPr>
    </w:lvl>
    <w:lvl w:ilvl="1">
      <w:start w:val="1"/>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3">
    <w:nsid w:val="28E511D1"/>
    <w:multiLevelType w:val="multilevel"/>
    <w:tmpl w:val="84BC92A0"/>
    <w:lvl w:ilvl="0">
      <w:start w:val="2"/>
      <w:numFmt w:val="decimal"/>
      <w:lvlText w:val="%1"/>
      <w:lvlJc w:val="left"/>
      <w:pPr>
        <w:ind w:left="672" w:hanging="672"/>
      </w:pPr>
      <w:rPr>
        <w:rFonts w:hint="default"/>
        <w:color w:val="000000"/>
        <w:sz w:val="30"/>
      </w:rPr>
    </w:lvl>
    <w:lvl w:ilvl="1">
      <w:start w:val="5"/>
      <w:numFmt w:val="decimal"/>
      <w:lvlText w:val="%1.%2"/>
      <w:lvlJc w:val="left"/>
      <w:pPr>
        <w:ind w:left="1080" w:hanging="720"/>
      </w:pPr>
      <w:rPr>
        <w:rFonts w:hint="default"/>
        <w:color w:val="000000"/>
        <w:sz w:val="30"/>
      </w:rPr>
    </w:lvl>
    <w:lvl w:ilvl="2">
      <w:start w:val="1"/>
      <w:numFmt w:val="decimal"/>
      <w:lvlText w:val="%1.%2.%3"/>
      <w:lvlJc w:val="left"/>
      <w:pPr>
        <w:ind w:left="1440" w:hanging="720"/>
      </w:pPr>
      <w:rPr>
        <w:rFonts w:hint="default"/>
        <w:color w:val="000000"/>
        <w:sz w:val="30"/>
      </w:rPr>
    </w:lvl>
    <w:lvl w:ilvl="3">
      <w:start w:val="1"/>
      <w:numFmt w:val="decimal"/>
      <w:lvlText w:val="%1.%2.%3.%4"/>
      <w:lvlJc w:val="left"/>
      <w:pPr>
        <w:ind w:left="2160" w:hanging="1080"/>
      </w:pPr>
      <w:rPr>
        <w:rFonts w:hint="default"/>
        <w:color w:val="000000"/>
        <w:sz w:val="30"/>
      </w:rPr>
    </w:lvl>
    <w:lvl w:ilvl="4">
      <w:start w:val="1"/>
      <w:numFmt w:val="decimal"/>
      <w:lvlText w:val="%1.%2.%3.%4.%5"/>
      <w:lvlJc w:val="left"/>
      <w:pPr>
        <w:ind w:left="2880" w:hanging="1440"/>
      </w:pPr>
      <w:rPr>
        <w:rFonts w:hint="default"/>
        <w:color w:val="000000"/>
        <w:sz w:val="30"/>
      </w:rPr>
    </w:lvl>
    <w:lvl w:ilvl="5">
      <w:start w:val="1"/>
      <w:numFmt w:val="decimal"/>
      <w:lvlText w:val="%1.%2.%3.%4.%5.%6"/>
      <w:lvlJc w:val="left"/>
      <w:pPr>
        <w:ind w:left="3600" w:hanging="1800"/>
      </w:pPr>
      <w:rPr>
        <w:rFonts w:hint="default"/>
        <w:color w:val="000000"/>
        <w:sz w:val="30"/>
      </w:rPr>
    </w:lvl>
    <w:lvl w:ilvl="6">
      <w:start w:val="1"/>
      <w:numFmt w:val="decimal"/>
      <w:lvlText w:val="%1.%2.%3.%4.%5.%6.%7"/>
      <w:lvlJc w:val="left"/>
      <w:pPr>
        <w:ind w:left="3960" w:hanging="1800"/>
      </w:pPr>
      <w:rPr>
        <w:rFonts w:hint="default"/>
        <w:color w:val="000000"/>
        <w:sz w:val="30"/>
      </w:rPr>
    </w:lvl>
    <w:lvl w:ilvl="7">
      <w:start w:val="1"/>
      <w:numFmt w:val="decimal"/>
      <w:lvlText w:val="%1.%2.%3.%4.%5.%6.%7.%8"/>
      <w:lvlJc w:val="left"/>
      <w:pPr>
        <w:ind w:left="4680" w:hanging="2160"/>
      </w:pPr>
      <w:rPr>
        <w:rFonts w:hint="default"/>
        <w:color w:val="000000"/>
        <w:sz w:val="30"/>
      </w:rPr>
    </w:lvl>
    <w:lvl w:ilvl="8">
      <w:start w:val="1"/>
      <w:numFmt w:val="decimal"/>
      <w:lvlText w:val="%1.%2.%3.%4.%5.%6.%7.%8.%9"/>
      <w:lvlJc w:val="left"/>
      <w:pPr>
        <w:ind w:left="5400" w:hanging="2520"/>
      </w:pPr>
      <w:rPr>
        <w:rFonts w:hint="default"/>
        <w:color w:val="000000"/>
        <w:sz w:val="30"/>
      </w:rPr>
    </w:lvl>
  </w:abstractNum>
  <w:abstractNum w:abstractNumId="4">
    <w:nsid w:val="2A065648"/>
    <w:multiLevelType w:val="hybridMultilevel"/>
    <w:tmpl w:val="DC46EE2A"/>
    <w:numStyleLink w:val="Dash"/>
  </w:abstractNum>
  <w:abstractNum w:abstractNumId="5">
    <w:nsid w:val="30BE2EB1"/>
    <w:multiLevelType w:val="multilevel"/>
    <w:tmpl w:val="E69C7ACA"/>
    <w:lvl w:ilvl="0">
      <w:start w:val="2"/>
      <w:numFmt w:val="decimal"/>
      <w:lvlText w:val="%1"/>
      <w:lvlJc w:val="left"/>
      <w:pPr>
        <w:ind w:left="672" w:hanging="672"/>
      </w:pPr>
      <w:rPr>
        <w:rFonts w:hint="default"/>
        <w:color w:val="000000"/>
        <w:sz w:val="30"/>
      </w:rPr>
    </w:lvl>
    <w:lvl w:ilvl="1">
      <w:start w:val="3"/>
      <w:numFmt w:val="decimal"/>
      <w:lvlText w:val="%1.%2"/>
      <w:lvlJc w:val="left"/>
      <w:pPr>
        <w:ind w:left="1080" w:hanging="720"/>
      </w:pPr>
      <w:rPr>
        <w:rFonts w:hint="default"/>
        <w:color w:val="000000"/>
        <w:sz w:val="30"/>
      </w:rPr>
    </w:lvl>
    <w:lvl w:ilvl="2">
      <w:start w:val="2"/>
      <w:numFmt w:val="decimal"/>
      <w:lvlText w:val="%1.%2.%3"/>
      <w:lvlJc w:val="left"/>
      <w:pPr>
        <w:ind w:left="1440" w:hanging="720"/>
      </w:pPr>
      <w:rPr>
        <w:rFonts w:hint="default"/>
        <w:color w:val="000000"/>
        <w:sz w:val="30"/>
      </w:rPr>
    </w:lvl>
    <w:lvl w:ilvl="3">
      <w:start w:val="1"/>
      <w:numFmt w:val="decimal"/>
      <w:lvlText w:val="%1.%2.%3.%4"/>
      <w:lvlJc w:val="left"/>
      <w:pPr>
        <w:ind w:left="2160" w:hanging="1080"/>
      </w:pPr>
      <w:rPr>
        <w:rFonts w:hint="default"/>
        <w:color w:val="000000"/>
        <w:sz w:val="30"/>
      </w:rPr>
    </w:lvl>
    <w:lvl w:ilvl="4">
      <w:start w:val="1"/>
      <w:numFmt w:val="decimal"/>
      <w:lvlText w:val="%1.%2.%3.%4.%5"/>
      <w:lvlJc w:val="left"/>
      <w:pPr>
        <w:ind w:left="2880" w:hanging="1440"/>
      </w:pPr>
      <w:rPr>
        <w:rFonts w:hint="default"/>
        <w:color w:val="000000"/>
        <w:sz w:val="30"/>
      </w:rPr>
    </w:lvl>
    <w:lvl w:ilvl="5">
      <w:start w:val="1"/>
      <w:numFmt w:val="decimal"/>
      <w:lvlText w:val="%1.%2.%3.%4.%5.%6"/>
      <w:lvlJc w:val="left"/>
      <w:pPr>
        <w:ind w:left="3600" w:hanging="1800"/>
      </w:pPr>
      <w:rPr>
        <w:rFonts w:hint="default"/>
        <w:color w:val="000000"/>
        <w:sz w:val="30"/>
      </w:rPr>
    </w:lvl>
    <w:lvl w:ilvl="6">
      <w:start w:val="1"/>
      <w:numFmt w:val="decimal"/>
      <w:lvlText w:val="%1.%2.%3.%4.%5.%6.%7"/>
      <w:lvlJc w:val="left"/>
      <w:pPr>
        <w:ind w:left="3960" w:hanging="1800"/>
      </w:pPr>
      <w:rPr>
        <w:rFonts w:hint="default"/>
        <w:color w:val="000000"/>
        <w:sz w:val="30"/>
      </w:rPr>
    </w:lvl>
    <w:lvl w:ilvl="7">
      <w:start w:val="1"/>
      <w:numFmt w:val="decimal"/>
      <w:lvlText w:val="%1.%2.%3.%4.%5.%6.%7.%8"/>
      <w:lvlJc w:val="left"/>
      <w:pPr>
        <w:ind w:left="4680" w:hanging="2160"/>
      </w:pPr>
      <w:rPr>
        <w:rFonts w:hint="default"/>
        <w:color w:val="000000"/>
        <w:sz w:val="30"/>
      </w:rPr>
    </w:lvl>
    <w:lvl w:ilvl="8">
      <w:start w:val="1"/>
      <w:numFmt w:val="decimal"/>
      <w:lvlText w:val="%1.%2.%3.%4.%5.%6.%7.%8.%9"/>
      <w:lvlJc w:val="left"/>
      <w:pPr>
        <w:ind w:left="5400" w:hanging="2520"/>
      </w:pPr>
      <w:rPr>
        <w:rFonts w:hint="default"/>
        <w:color w:val="000000"/>
        <w:sz w:val="30"/>
      </w:rPr>
    </w:lvl>
  </w:abstractNum>
  <w:abstractNum w:abstractNumId="6">
    <w:nsid w:val="31816F03"/>
    <w:multiLevelType w:val="hybridMultilevel"/>
    <w:tmpl w:val="1DC68142"/>
    <w:styleLink w:val="Numbered"/>
    <w:lvl w:ilvl="0" w:tplc="2F3A51DC">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D76281DA">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217864AC">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92DED8C2">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2A5A0680">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C964AC68">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B7360B7E">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5E068010">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48B00F54">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nsid w:val="3A0F1BB6"/>
    <w:multiLevelType w:val="hybridMultilevel"/>
    <w:tmpl w:val="B1A46F3E"/>
    <w:styleLink w:val="Bullet"/>
    <w:lvl w:ilvl="0" w:tplc="FEC2EF34">
      <w:start w:val="1"/>
      <w:numFmt w:val="bullet"/>
      <w:lvlText w:val="•"/>
      <w:lvlJc w:val="left"/>
      <w:pPr>
        <w:ind w:left="295" w:hanging="295"/>
      </w:pPr>
      <w:rPr>
        <w:rFonts w:hAnsi="Arial Unicode MS"/>
        <w:caps w:val="0"/>
        <w:smallCaps w:val="0"/>
        <w:strike w:val="0"/>
        <w:dstrike w:val="0"/>
        <w:outline w:val="0"/>
        <w:emboss w:val="0"/>
        <w:imprint w:val="0"/>
        <w:spacing w:val="0"/>
        <w:w w:val="100"/>
        <w:kern w:val="0"/>
        <w:position w:val="-2"/>
        <w:highlight w:val="none"/>
        <w:vertAlign w:val="baseline"/>
      </w:rPr>
    </w:lvl>
    <w:lvl w:ilvl="1" w:tplc="3B1AABCE">
      <w:start w:val="1"/>
      <w:numFmt w:val="bullet"/>
      <w:lvlText w:val="•"/>
      <w:lvlJc w:val="left"/>
      <w:pPr>
        <w:ind w:left="475" w:hanging="295"/>
      </w:pPr>
      <w:rPr>
        <w:rFonts w:hAnsi="Arial Unicode MS"/>
        <w:caps w:val="0"/>
        <w:smallCaps w:val="0"/>
        <w:strike w:val="0"/>
        <w:dstrike w:val="0"/>
        <w:outline w:val="0"/>
        <w:emboss w:val="0"/>
        <w:imprint w:val="0"/>
        <w:spacing w:val="0"/>
        <w:w w:val="100"/>
        <w:kern w:val="0"/>
        <w:position w:val="-2"/>
        <w:highlight w:val="none"/>
        <w:vertAlign w:val="baseline"/>
      </w:rPr>
    </w:lvl>
    <w:lvl w:ilvl="2" w:tplc="7B304C14">
      <w:start w:val="1"/>
      <w:numFmt w:val="bullet"/>
      <w:lvlText w:val="•"/>
      <w:lvlJc w:val="left"/>
      <w:pPr>
        <w:ind w:left="655" w:hanging="295"/>
      </w:pPr>
      <w:rPr>
        <w:rFonts w:hAnsi="Arial Unicode MS"/>
        <w:caps w:val="0"/>
        <w:smallCaps w:val="0"/>
        <w:strike w:val="0"/>
        <w:dstrike w:val="0"/>
        <w:outline w:val="0"/>
        <w:emboss w:val="0"/>
        <w:imprint w:val="0"/>
        <w:spacing w:val="0"/>
        <w:w w:val="100"/>
        <w:kern w:val="0"/>
        <w:position w:val="-2"/>
        <w:highlight w:val="none"/>
        <w:vertAlign w:val="baseline"/>
      </w:rPr>
    </w:lvl>
    <w:lvl w:ilvl="3" w:tplc="2DE61C8C">
      <w:start w:val="1"/>
      <w:numFmt w:val="bullet"/>
      <w:lvlText w:val="•"/>
      <w:lvlJc w:val="left"/>
      <w:pPr>
        <w:ind w:left="835" w:hanging="295"/>
      </w:pPr>
      <w:rPr>
        <w:rFonts w:hAnsi="Arial Unicode MS"/>
        <w:caps w:val="0"/>
        <w:smallCaps w:val="0"/>
        <w:strike w:val="0"/>
        <w:dstrike w:val="0"/>
        <w:outline w:val="0"/>
        <w:emboss w:val="0"/>
        <w:imprint w:val="0"/>
        <w:spacing w:val="0"/>
        <w:w w:val="100"/>
        <w:kern w:val="0"/>
        <w:position w:val="-2"/>
        <w:highlight w:val="none"/>
        <w:vertAlign w:val="baseline"/>
      </w:rPr>
    </w:lvl>
    <w:lvl w:ilvl="4" w:tplc="AE0802C2">
      <w:start w:val="1"/>
      <w:numFmt w:val="bullet"/>
      <w:lvlText w:val="•"/>
      <w:lvlJc w:val="left"/>
      <w:pPr>
        <w:ind w:left="1015" w:hanging="295"/>
      </w:pPr>
      <w:rPr>
        <w:rFonts w:hAnsi="Arial Unicode MS"/>
        <w:caps w:val="0"/>
        <w:smallCaps w:val="0"/>
        <w:strike w:val="0"/>
        <w:dstrike w:val="0"/>
        <w:outline w:val="0"/>
        <w:emboss w:val="0"/>
        <w:imprint w:val="0"/>
        <w:spacing w:val="0"/>
        <w:w w:val="100"/>
        <w:kern w:val="0"/>
        <w:position w:val="-2"/>
        <w:highlight w:val="none"/>
        <w:vertAlign w:val="baseline"/>
      </w:rPr>
    </w:lvl>
    <w:lvl w:ilvl="5" w:tplc="0986B22C">
      <w:start w:val="1"/>
      <w:numFmt w:val="bullet"/>
      <w:lvlText w:val="•"/>
      <w:lvlJc w:val="left"/>
      <w:pPr>
        <w:ind w:left="1195" w:hanging="295"/>
      </w:pPr>
      <w:rPr>
        <w:rFonts w:hAnsi="Arial Unicode MS"/>
        <w:caps w:val="0"/>
        <w:smallCaps w:val="0"/>
        <w:strike w:val="0"/>
        <w:dstrike w:val="0"/>
        <w:outline w:val="0"/>
        <w:emboss w:val="0"/>
        <w:imprint w:val="0"/>
        <w:spacing w:val="0"/>
        <w:w w:val="100"/>
        <w:kern w:val="0"/>
        <w:position w:val="-2"/>
        <w:highlight w:val="none"/>
        <w:vertAlign w:val="baseline"/>
      </w:rPr>
    </w:lvl>
    <w:lvl w:ilvl="6" w:tplc="EF52BDD6">
      <w:start w:val="1"/>
      <w:numFmt w:val="bullet"/>
      <w:lvlText w:val="•"/>
      <w:lvlJc w:val="left"/>
      <w:pPr>
        <w:ind w:left="1375" w:hanging="295"/>
      </w:pPr>
      <w:rPr>
        <w:rFonts w:hAnsi="Arial Unicode MS"/>
        <w:caps w:val="0"/>
        <w:smallCaps w:val="0"/>
        <w:strike w:val="0"/>
        <w:dstrike w:val="0"/>
        <w:outline w:val="0"/>
        <w:emboss w:val="0"/>
        <w:imprint w:val="0"/>
        <w:spacing w:val="0"/>
        <w:w w:val="100"/>
        <w:kern w:val="0"/>
        <w:position w:val="-2"/>
        <w:highlight w:val="none"/>
        <w:vertAlign w:val="baseline"/>
      </w:rPr>
    </w:lvl>
    <w:lvl w:ilvl="7" w:tplc="4344FFB4">
      <w:start w:val="1"/>
      <w:numFmt w:val="bullet"/>
      <w:lvlText w:val="•"/>
      <w:lvlJc w:val="left"/>
      <w:pPr>
        <w:ind w:left="1555" w:hanging="295"/>
      </w:pPr>
      <w:rPr>
        <w:rFonts w:hAnsi="Arial Unicode MS"/>
        <w:caps w:val="0"/>
        <w:smallCaps w:val="0"/>
        <w:strike w:val="0"/>
        <w:dstrike w:val="0"/>
        <w:outline w:val="0"/>
        <w:emboss w:val="0"/>
        <w:imprint w:val="0"/>
        <w:spacing w:val="0"/>
        <w:w w:val="100"/>
        <w:kern w:val="0"/>
        <w:position w:val="-2"/>
        <w:highlight w:val="none"/>
        <w:vertAlign w:val="baseline"/>
      </w:rPr>
    </w:lvl>
    <w:lvl w:ilvl="8" w:tplc="4F861CD4">
      <w:start w:val="1"/>
      <w:numFmt w:val="bullet"/>
      <w:lvlText w:val="•"/>
      <w:lvlJc w:val="left"/>
      <w:pPr>
        <w:ind w:left="1735" w:hanging="295"/>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nsid w:val="409B29BA"/>
    <w:multiLevelType w:val="hybridMultilevel"/>
    <w:tmpl w:val="B1A46F3E"/>
    <w:numStyleLink w:val="Bullet"/>
  </w:abstractNum>
  <w:abstractNum w:abstractNumId="9">
    <w:nsid w:val="4D934CF3"/>
    <w:multiLevelType w:val="multilevel"/>
    <w:tmpl w:val="A9E07F44"/>
    <w:lvl w:ilvl="0">
      <w:start w:val="3"/>
      <w:numFmt w:val="decimal"/>
      <w:lvlText w:val="%1"/>
      <w:lvlJc w:val="left"/>
      <w:pPr>
        <w:ind w:left="420" w:hanging="420"/>
      </w:pPr>
      <w:rPr>
        <w:rFonts w:hint="default"/>
        <w:color w:val="000000"/>
        <w:sz w:val="30"/>
      </w:rPr>
    </w:lvl>
    <w:lvl w:ilvl="1">
      <w:start w:val="3"/>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0">
    <w:nsid w:val="528C052E"/>
    <w:multiLevelType w:val="hybridMultilevel"/>
    <w:tmpl w:val="1346DBB0"/>
    <w:numStyleLink w:val="BulletBig"/>
  </w:abstractNum>
  <w:abstractNum w:abstractNumId="11">
    <w:nsid w:val="55363C07"/>
    <w:multiLevelType w:val="multilevel"/>
    <w:tmpl w:val="3F24CCDC"/>
    <w:lvl w:ilvl="0">
      <w:start w:val="3"/>
      <w:numFmt w:val="decimal"/>
      <w:lvlText w:val="%1"/>
      <w:lvlJc w:val="left"/>
      <w:pPr>
        <w:ind w:left="420" w:hanging="420"/>
      </w:pPr>
      <w:rPr>
        <w:rFonts w:hint="default"/>
        <w:color w:val="000000"/>
        <w:sz w:val="30"/>
      </w:rPr>
    </w:lvl>
    <w:lvl w:ilvl="1">
      <w:start w:val="2"/>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2">
    <w:nsid w:val="5C2B247B"/>
    <w:multiLevelType w:val="multilevel"/>
    <w:tmpl w:val="519AE358"/>
    <w:lvl w:ilvl="0">
      <w:start w:val="3"/>
      <w:numFmt w:val="decimal"/>
      <w:lvlText w:val="%1"/>
      <w:lvlJc w:val="left"/>
      <w:pPr>
        <w:ind w:left="420" w:hanging="420"/>
      </w:pPr>
      <w:rPr>
        <w:rFonts w:hint="default"/>
        <w:color w:val="000000"/>
        <w:sz w:val="30"/>
      </w:rPr>
    </w:lvl>
    <w:lvl w:ilvl="1">
      <w:start w:val="1"/>
      <w:numFmt w:val="decimal"/>
      <w:lvlText w:val="%1.%2"/>
      <w:lvlJc w:val="left"/>
      <w:pPr>
        <w:ind w:left="1440" w:hanging="720"/>
      </w:pPr>
      <w:rPr>
        <w:rFonts w:hint="default"/>
        <w:color w:val="000000"/>
        <w:sz w:val="30"/>
      </w:rPr>
    </w:lvl>
    <w:lvl w:ilvl="2">
      <w:start w:val="1"/>
      <w:numFmt w:val="decimal"/>
      <w:lvlText w:val="%1.%2.%3"/>
      <w:lvlJc w:val="left"/>
      <w:pPr>
        <w:ind w:left="2160" w:hanging="720"/>
      </w:pPr>
      <w:rPr>
        <w:rFonts w:hint="default"/>
        <w:color w:val="000000"/>
        <w:sz w:val="30"/>
      </w:rPr>
    </w:lvl>
    <w:lvl w:ilvl="3">
      <w:start w:val="1"/>
      <w:numFmt w:val="decimal"/>
      <w:lvlText w:val="%1.%2.%3.%4"/>
      <w:lvlJc w:val="left"/>
      <w:pPr>
        <w:ind w:left="3240" w:hanging="1080"/>
      </w:pPr>
      <w:rPr>
        <w:rFonts w:hint="default"/>
        <w:color w:val="000000"/>
        <w:sz w:val="30"/>
      </w:rPr>
    </w:lvl>
    <w:lvl w:ilvl="4">
      <w:start w:val="1"/>
      <w:numFmt w:val="decimal"/>
      <w:lvlText w:val="%1.%2.%3.%4.%5"/>
      <w:lvlJc w:val="left"/>
      <w:pPr>
        <w:ind w:left="4320" w:hanging="1440"/>
      </w:pPr>
      <w:rPr>
        <w:rFonts w:hint="default"/>
        <w:color w:val="000000"/>
        <w:sz w:val="30"/>
      </w:rPr>
    </w:lvl>
    <w:lvl w:ilvl="5">
      <w:start w:val="1"/>
      <w:numFmt w:val="decimal"/>
      <w:lvlText w:val="%1.%2.%3.%4.%5.%6"/>
      <w:lvlJc w:val="left"/>
      <w:pPr>
        <w:ind w:left="5400" w:hanging="1800"/>
      </w:pPr>
      <w:rPr>
        <w:rFonts w:hint="default"/>
        <w:color w:val="000000"/>
        <w:sz w:val="30"/>
      </w:rPr>
    </w:lvl>
    <w:lvl w:ilvl="6">
      <w:start w:val="1"/>
      <w:numFmt w:val="decimal"/>
      <w:lvlText w:val="%1.%2.%3.%4.%5.%6.%7"/>
      <w:lvlJc w:val="left"/>
      <w:pPr>
        <w:ind w:left="6120" w:hanging="1800"/>
      </w:pPr>
      <w:rPr>
        <w:rFonts w:hint="default"/>
        <w:color w:val="000000"/>
        <w:sz w:val="30"/>
      </w:rPr>
    </w:lvl>
    <w:lvl w:ilvl="7">
      <w:start w:val="1"/>
      <w:numFmt w:val="decimal"/>
      <w:lvlText w:val="%1.%2.%3.%4.%5.%6.%7.%8"/>
      <w:lvlJc w:val="left"/>
      <w:pPr>
        <w:ind w:left="7200" w:hanging="2160"/>
      </w:pPr>
      <w:rPr>
        <w:rFonts w:hint="default"/>
        <w:color w:val="000000"/>
        <w:sz w:val="30"/>
      </w:rPr>
    </w:lvl>
    <w:lvl w:ilvl="8">
      <w:start w:val="1"/>
      <w:numFmt w:val="decimal"/>
      <w:lvlText w:val="%1.%2.%3.%4.%5.%6.%7.%8.%9"/>
      <w:lvlJc w:val="left"/>
      <w:pPr>
        <w:ind w:left="8280" w:hanging="2520"/>
      </w:pPr>
      <w:rPr>
        <w:rFonts w:hint="default"/>
        <w:color w:val="000000"/>
        <w:sz w:val="30"/>
      </w:rPr>
    </w:lvl>
  </w:abstractNum>
  <w:abstractNum w:abstractNumId="13">
    <w:nsid w:val="676D1D45"/>
    <w:multiLevelType w:val="hybridMultilevel"/>
    <w:tmpl w:val="1DC68142"/>
    <w:numStyleLink w:val="Numbered"/>
  </w:abstractNum>
  <w:abstractNum w:abstractNumId="14">
    <w:nsid w:val="69FB1178"/>
    <w:multiLevelType w:val="hybridMultilevel"/>
    <w:tmpl w:val="C4EC1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6B532B14"/>
    <w:multiLevelType w:val="multilevel"/>
    <w:tmpl w:val="A1CA2FE2"/>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6E16179D"/>
    <w:multiLevelType w:val="hybridMultilevel"/>
    <w:tmpl w:val="1346DBB0"/>
    <w:styleLink w:val="BulletBig"/>
    <w:lvl w:ilvl="0" w:tplc="739A6AC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761ED804">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CE44BA98">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07E0845C">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55DE8F2E">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5AAABA9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3266C332">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FC7A6FF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DDCC579C">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17">
    <w:nsid w:val="728B7ED8"/>
    <w:multiLevelType w:val="hybridMultilevel"/>
    <w:tmpl w:val="DC46EE2A"/>
    <w:styleLink w:val="Dash"/>
    <w:lvl w:ilvl="0" w:tplc="82AEC374">
      <w:start w:val="1"/>
      <w:numFmt w:val="bullet"/>
      <w:lvlText w:val="-"/>
      <w:lvlJc w:val="left"/>
      <w:pPr>
        <w:ind w:left="393" w:hanging="393"/>
      </w:pPr>
      <w:rPr>
        <w:rFonts w:hAnsi="Arial Unicode MS"/>
        <w:caps w:val="0"/>
        <w:smallCaps w:val="0"/>
        <w:strike w:val="0"/>
        <w:dstrike w:val="0"/>
        <w:outline w:val="0"/>
        <w:emboss w:val="0"/>
        <w:imprint w:val="0"/>
        <w:spacing w:val="0"/>
        <w:w w:val="100"/>
        <w:kern w:val="0"/>
        <w:position w:val="4"/>
        <w:sz w:val="43"/>
        <w:szCs w:val="43"/>
        <w:highlight w:val="none"/>
        <w:vertAlign w:val="baseline"/>
      </w:rPr>
    </w:lvl>
    <w:lvl w:ilvl="1" w:tplc="E1FC0BD0">
      <w:start w:val="1"/>
      <w:numFmt w:val="bullet"/>
      <w:lvlText w:val="-"/>
      <w:lvlJc w:val="left"/>
      <w:pPr>
        <w:ind w:left="63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6A8CDE5E">
      <w:start w:val="1"/>
      <w:numFmt w:val="bullet"/>
      <w:lvlText w:val="-"/>
      <w:lvlJc w:val="left"/>
      <w:pPr>
        <w:ind w:left="87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3F24AE5E">
      <w:start w:val="1"/>
      <w:numFmt w:val="bullet"/>
      <w:lvlText w:val="-"/>
      <w:lvlJc w:val="left"/>
      <w:pPr>
        <w:ind w:left="111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BE54380C">
      <w:start w:val="1"/>
      <w:numFmt w:val="bullet"/>
      <w:lvlText w:val="-"/>
      <w:lvlJc w:val="left"/>
      <w:pPr>
        <w:ind w:left="135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AB2C35F6">
      <w:start w:val="1"/>
      <w:numFmt w:val="bullet"/>
      <w:lvlText w:val="-"/>
      <w:lvlJc w:val="left"/>
      <w:pPr>
        <w:ind w:left="159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A82647D4">
      <w:start w:val="1"/>
      <w:numFmt w:val="bullet"/>
      <w:lvlText w:val="-"/>
      <w:lvlJc w:val="left"/>
      <w:pPr>
        <w:ind w:left="183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F5FEB56C">
      <w:start w:val="1"/>
      <w:numFmt w:val="bullet"/>
      <w:lvlText w:val="-"/>
      <w:lvlJc w:val="left"/>
      <w:pPr>
        <w:ind w:left="207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7BB690AC">
      <w:start w:val="1"/>
      <w:numFmt w:val="bullet"/>
      <w:lvlText w:val="-"/>
      <w:lvlJc w:val="left"/>
      <w:pPr>
        <w:ind w:left="2313" w:hanging="393"/>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6"/>
  </w:num>
  <w:num w:numId="2">
    <w:abstractNumId w:val="13"/>
    <w:lvlOverride w:ilvl="0">
      <w:lvl w:ilvl="0" w:tplc="0F7C6B20">
        <w:numFmt w:val="decimal"/>
        <w:lvlText w:val=""/>
        <w:lvlJc w:val="left"/>
      </w:lvl>
    </w:lvlOverride>
    <w:lvlOverride w:ilvl="1">
      <w:lvl w:ilvl="1" w:tplc="0676362C">
        <w:numFmt w:val="decimal"/>
        <w:lvlText w:val=""/>
        <w:lvlJc w:val="left"/>
      </w:lvl>
    </w:lvlOverride>
    <w:lvlOverride w:ilvl="2">
      <w:lvl w:ilvl="2" w:tplc="C36CA114">
        <w:start w:val="1"/>
        <w:numFmt w:val="decimal"/>
        <w:lvlText w:val="%3."/>
        <w:lvlJc w:val="left"/>
        <w:pPr>
          <w:ind w:left="1244" w:hanging="524"/>
        </w:pPr>
        <w:rPr>
          <w:rFonts w:hAnsi="Arial Unicode MS"/>
          <w:b/>
          <w:bCs/>
          <w:caps w:val="0"/>
          <w:smallCaps w:val="0"/>
          <w:strike w:val="0"/>
          <w:dstrike w:val="0"/>
          <w:outline w:val="0"/>
          <w:emboss w:val="0"/>
          <w:imprint w:val="0"/>
          <w:color w:val="auto"/>
          <w:spacing w:val="0"/>
          <w:w w:val="100"/>
          <w:kern w:val="0"/>
          <w:position w:val="0"/>
          <w:sz w:val="30"/>
          <w:szCs w:val="30"/>
          <w:highlight w:val="none"/>
          <w:vertAlign w:val="baseline"/>
        </w:rPr>
      </w:lvl>
    </w:lvlOverride>
  </w:num>
  <w:num w:numId="3">
    <w:abstractNumId w:val="7"/>
  </w:num>
  <w:num w:numId="4">
    <w:abstractNumId w:val="8"/>
  </w:num>
  <w:num w:numId="5">
    <w:abstractNumId w:val="17"/>
  </w:num>
  <w:num w:numId="6">
    <w:abstractNumId w:val="4"/>
  </w:num>
  <w:num w:numId="7">
    <w:abstractNumId w:val="16"/>
  </w:num>
  <w:num w:numId="8">
    <w:abstractNumId w:val="10"/>
  </w:num>
  <w:num w:numId="9">
    <w:abstractNumId w:val="10"/>
    <w:lvlOverride w:ilvl="0">
      <w:lvl w:ilvl="0" w:tplc="0AFEF04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1">
      <w:lvl w:ilvl="1" w:tplc="BEB244EE">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ACFE352E">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3">
      <w:lvl w:ilvl="3" w:tplc="7FB4A35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CBD2B852">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5">
      <w:lvl w:ilvl="5" w:tplc="BA365CC2">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03227BC0">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7">
      <w:lvl w:ilvl="7" w:tplc="EC4E342E">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1AD60006">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Override>
  </w:num>
  <w:num w:numId="10">
    <w:abstractNumId w:val="14"/>
  </w:num>
  <w:num w:numId="11">
    <w:abstractNumId w:val="2"/>
  </w:num>
  <w:num w:numId="12">
    <w:abstractNumId w:val="0"/>
  </w:num>
  <w:num w:numId="13">
    <w:abstractNumId w:val="9"/>
  </w:num>
  <w:num w:numId="14">
    <w:abstractNumId w:val="11"/>
  </w:num>
  <w:num w:numId="15">
    <w:abstractNumId w:val="12"/>
  </w:num>
  <w:num w:numId="16">
    <w:abstractNumId w:val="15"/>
  </w:num>
  <w:num w:numId="17">
    <w:abstractNumId w:val="5"/>
  </w:num>
  <w:num w:numId="18">
    <w:abstractNumId w:val="3"/>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
  <w:rsids>
    <w:rsidRoot w:val="00415CA4"/>
    <w:rsid w:val="00005D1A"/>
    <w:rsid w:val="000119C8"/>
    <w:rsid w:val="00012621"/>
    <w:rsid w:val="00013EE0"/>
    <w:rsid w:val="00024949"/>
    <w:rsid w:val="000356FC"/>
    <w:rsid w:val="00035ADC"/>
    <w:rsid w:val="00040F23"/>
    <w:rsid w:val="00041CD3"/>
    <w:rsid w:val="0005282C"/>
    <w:rsid w:val="000533BB"/>
    <w:rsid w:val="00055299"/>
    <w:rsid w:val="0007054F"/>
    <w:rsid w:val="00077AA0"/>
    <w:rsid w:val="00092509"/>
    <w:rsid w:val="000935DC"/>
    <w:rsid w:val="000945D4"/>
    <w:rsid w:val="0009632C"/>
    <w:rsid w:val="00097571"/>
    <w:rsid w:val="000A3D9E"/>
    <w:rsid w:val="000B2498"/>
    <w:rsid w:val="000C4275"/>
    <w:rsid w:val="000C464B"/>
    <w:rsid w:val="000C7BB9"/>
    <w:rsid w:val="000D0C48"/>
    <w:rsid w:val="000D2204"/>
    <w:rsid w:val="000D37BA"/>
    <w:rsid w:val="001024C3"/>
    <w:rsid w:val="001054A7"/>
    <w:rsid w:val="00114AD8"/>
    <w:rsid w:val="00116446"/>
    <w:rsid w:val="001333B3"/>
    <w:rsid w:val="00141D4B"/>
    <w:rsid w:val="0016134A"/>
    <w:rsid w:val="0016223C"/>
    <w:rsid w:val="00162619"/>
    <w:rsid w:val="001661E0"/>
    <w:rsid w:val="00170FAD"/>
    <w:rsid w:val="00172353"/>
    <w:rsid w:val="0017265D"/>
    <w:rsid w:val="0018050B"/>
    <w:rsid w:val="001A5822"/>
    <w:rsid w:val="001C2392"/>
    <w:rsid w:val="001C70AC"/>
    <w:rsid w:val="001D2A06"/>
    <w:rsid w:val="001D72BC"/>
    <w:rsid w:val="001E017D"/>
    <w:rsid w:val="0020006E"/>
    <w:rsid w:val="0020120D"/>
    <w:rsid w:val="0020305D"/>
    <w:rsid w:val="00203777"/>
    <w:rsid w:val="0020642E"/>
    <w:rsid w:val="00215981"/>
    <w:rsid w:val="0021607A"/>
    <w:rsid w:val="00230835"/>
    <w:rsid w:val="00232365"/>
    <w:rsid w:val="00234EEE"/>
    <w:rsid w:val="00235D48"/>
    <w:rsid w:val="00267B74"/>
    <w:rsid w:val="002738A3"/>
    <w:rsid w:val="00276DAB"/>
    <w:rsid w:val="00277AB2"/>
    <w:rsid w:val="00280BEE"/>
    <w:rsid w:val="00287D29"/>
    <w:rsid w:val="00297E7D"/>
    <w:rsid w:val="002B0518"/>
    <w:rsid w:val="002B0EE1"/>
    <w:rsid w:val="002B58DC"/>
    <w:rsid w:val="002B5F3D"/>
    <w:rsid w:val="002B7361"/>
    <w:rsid w:val="002D1E66"/>
    <w:rsid w:val="002E167E"/>
    <w:rsid w:val="002F006A"/>
    <w:rsid w:val="002F05DC"/>
    <w:rsid w:val="003056B3"/>
    <w:rsid w:val="00307DCA"/>
    <w:rsid w:val="00314178"/>
    <w:rsid w:val="00322A25"/>
    <w:rsid w:val="00341063"/>
    <w:rsid w:val="003569EB"/>
    <w:rsid w:val="003641DE"/>
    <w:rsid w:val="003732B7"/>
    <w:rsid w:val="00376FBB"/>
    <w:rsid w:val="00381975"/>
    <w:rsid w:val="003B0DBF"/>
    <w:rsid w:val="003B3F6B"/>
    <w:rsid w:val="003C315B"/>
    <w:rsid w:val="003C4301"/>
    <w:rsid w:val="003D340E"/>
    <w:rsid w:val="003D4437"/>
    <w:rsid w:val="003E1B21"/>
    <w:rsid w:val="003E4BC7"/>
    <w:rsid w:val="003E5687"/>
    <w:rsid w:val="003E705E"/>
    <w:rsid w:val="003F183D"/>
    <w:rsid w:val="003F2C77"/>
    <w:rsid w:val="003F6F34"/>
    <w:rsid w:val="003F71C5"/>
    <w:rsid w:val="00404ECB"/>
    <w:rsid w:val="00406233"/>
    <w:rsid w:val="00410943"/>
    <w:rsid w:val="00415CA4"/>
    <w:rsid w:val="00421739"/>
    <w:rsid w:val="00421A4D"/>
    <w:rsid w:val="00421FCD"/>
    <w:rsid w:val="0043407D"/>
    <w:rsid w:val="00436672"/>
    <w:rsid w:val="00445597"/>
    <w:rsid w:val="00487F6B"/>
    <w:rsid w:val="004B4AB1"/>
    <w:rsid w:val="004B5B0D"/>
    <w:rsid w:val="004C049E"/>
    <w:rsid w:val="004C2E4B"/>
    <w:rsid w:val="004C3642"/>
    <w:rsid w:val="004D2323"/>
    <w:rsid w:val="004E3CA1"/>
    <w:rsid w:val="004F3DE2"/>
    <w:rsid w:val="0050314E"/>
    <w:rsid w:val="00524667"/>
    <w:rsid w:val="00536F64"/>
    <w:rsid w:val="005539D8"/>
    <w:rsid w:val="005613FA"/>
    <w:rsid w:val="00561A12"/>
    <w:rsid w:val="00567143"/>
    <w:rsid w:val="00573ADD"/>
    <w:rsid w:val="0058482B"/>
    <w:rsid w:val="0059352E"/>
    <w:rsid w:val="00596908"/>
    <w:rsid w:val="0059703B"/>
    <w:rsid w:val="005B22B4"/>
    <w:rsid w:val="005C5B95"/>
    <w:rsid w:val="005C717D"/>
    <w:rsid w:val="005D262E"/>
    <w:rsid w:val="005D3371"/>
    <w:rsid w:val="005D7C31"/>
    <w:rsid w:val="005E0F5F"/>
    <w:rsid w:val="005E5191"/>
    <w:rsid w:val="00600DFE"/>
    <w:rsid w:val="00611CC8"/>
    <w:rsid w:val="0061365F"/>
    <w:rsid w:val="00617E83"/>
    <w:rsid w:val="00635CFF"/>
    <w:rsid w:val="00637259"/>
    <w:rsid w:val="00642C94"/>
    <w:rsid w:val="006650F7"/>
    <w:rsid w:val="0066532F"/>
    <w:rsid w:val="006820B2"/>
    <w:rsid w:val="00694E53"/>
    <w:rsid w:val="006A1390"/>
    <w:rsid w:val="006A2C0C"/>
    <w:rsid w:val="006A4A0D"/>
    <w:rsid w:val="006B5944"/>
    <w:rsid w:val="006C2761"/>
    <w:rsid w:val="006D1935"/>
    <w:rsid w:val="006D45A7"/>
    <w:rsid w:val="006F0EE1"/>
    <w:rsid w:val="00713FD2"/>
    <w:rsid w:val="0072254E"/>
    <w:rsid w:val="007544AA"/>
    <w:rsid w:val="007800CE"/>
    <w:rsid w:val="00780D16"/>
    <w:rsid w:val="00783ACD"/>
    <w:rsid w:val="0078775E"/>
    <w:rsid w:val="00787AFA"/>
    <w:rsid w:val="00790743"/>
    <w:rsid w:val="00797C8B"/>
    <w:rsid w:val="007B08B7"/>
    <w:rsid w:val="007C3C7F"/>
    <w:rsid w:val="007E461B"/>
    <w:rsid w:val="008015D5"/>
    <w:rsid w:val="00803984"/>
    <w:rsid w:val="008071B3"/>
    <w:rsid w:val="00814123"/>
    <w:rsid w:val="008145CB"/>
    <w:rsid w:val="008239AF"/>
    <w:rsid w:val="00826317"/>
    <w:rsid w:val="00831EFC"/>
    <w:rsid w:val="00833A51"/>
    <w:rsid w:val="008401C5"/>
    <w:rsid w:val="00847629"/>
    <w:rsid w:val="008512E9"/>
    <w:rsid w:val="008571A1"/>
    <w:rsid w:val="00864B90"/>
    <w:rsid w:val="00872C49"/>
    <w:rsid w:val="00874D00"/>
    <w:rsid w:val="008779B5"/>
    <w:rsid w:val="00884BED"/>
    <w:rsid w:val="00895473"/>
    <w:rsid w:val="00896C1B"/>
    <w:rsid w:val="008A406E"/>
    <w:rsid w:val="008A6780"/>
    <w:rsid w:val="008B6234"/>
    <w:rsid w:val="008C715C"/>
    <w:rsid w:val="008D0A0C"/>
    <w:rsid w:val="008D6384"/>
    <w:rsid w:val="008E445D"/>
    <w:rsid w:val="008F257B"/>
    <w:rsid w:val="009115B0"/>
    <w:rsid w:val="00916028"/>
    <w:rsid w:val="00932FFF"/>
    <w:rsid w:val="0093313C"/>
    <w:rsid w:val="00945285"/>
    <w:rsid w:val="00950DC3"/>
    <w:rsid w:val="00965057"/>
    <w:rsid w:val="00982090"/>
    <w:rsid w:val="00994482"/>
    <w:rsid w:val="009A1F1A"/>
    <w:rsid w:val="009A5E3A"/>
    <w:rsid w:val="009A6432"/>
    <w:rsid w:val="009D2796"/>
    <w:rsid w:val="009D60CF"/>
    <w:rsid w:val="009D7D0E"/>
    <w:rsid w:val="009E659D"/>
    <w:rsid w:val="009F47FA"/>
    <w:rsid w:val="00A027F6"/>
    <w:rsid w:val="00A11092"/>
    <w:rsid w:val="00A22352"/>
    <w:rsid w:val="00A2630D"/>
    <w:rsid w:val="00A332C7"/>
    <w:rsid w:val="00A3394E"/>
    <w:rsid w:val="00A44ECC"/>
    <w:rsid w:val="00A459BD"/>
    <w:rsid w:val="00A50E48"/>
    <w:rsid w:val="00A52538"/>
    <w:rsid w:val="00A53345"/>
    <w:rsid w:val="00A57487"/>
    <w:rsid w:val="00A65BAB"/>
    <w:rsid w:val="00A66459"/>
    <w:rsid w:val="00A8034A"/>
    <w:rsid w:val="00AA6826"/>
    <w:rsid w:val="00AB5BC4"/>
    <w:rsid w:val="00AC2DE8"/>
    <w:rsid w:val="00AC5302"/>
    <w:rsid w:val="00AD6675"/>
    <w:rsid w:val="00AF305C"/>
    <w:rsid w:val="00AF55AD"/>
    <w:rsid w:val="00AF648C"/>
    <w:rsid w:val="00B020CE"/>
    <w:rsid w:val="00B02EAE"/>
    <w:rsid w:val="00B34036"/>
    <w:rsid w:val="00B378F7"/>
    <w:rsid w:val="00B4248E"/>
    <w:rsid w:val="00B507D2"/>
    <w:rsid w:val="00B659A3"/>
    <w:rsid w:val="00B76BBE"/>
    <w:rsid w:val="00B942D6"/>
    <w:rsid w:val="00B9677B"/>
    <w:rsid w:val="00BA22EA"/>
    <w:rsid w:val="00BA7C0F"/>
    <w:rsid w:val="00BB4F2F"/>
    <w:rsid w:val="00BB50DB"/>
    <w:rsid w:val="00BC31C4"/>
    <w:rsid w:val="00BC4E20"/>
    <w:rsid w:val="00BD641D"/>
    <w:rsid w:val="00BE5DAA"/>
    <w:rsid w:val="00BF34FD"/>
    <w:rsid w:val="00BF397F"/>
    <w:rsid w:val="00C11EBB"/>
    <w:rsid w:val="00C129D3"/>
    <w:rsid w:val="00C25B0B"/>
    <w:rsid w:val="00C301FB"/>
    <w:rsid w:val="00C414B6"/>
    <w:rsid w:val="00C51A2B"/>
    <w:rsid w:val="00C628C8"/>
    <w:rsid w:val="00C62F97"/>
    <w:rsid w:val="00C667B6"/>
    <w:rsid w:val="00C70FF4"/>
    <w:rsid w:val="00C72A93"/>
    <w:rsid w:val="00C95A95"/>
    <w:rsid w:val="00CC685A"/>
    <w:rsid w:val="00CC7030"/>
    <w:rsid w:val="00CC7694"/>
    <w:rsid w:val="00CF685A"/>
    <w:rsid w:val="00D01798"/>
    <w:rsid w:val="00D062ED"/>
    <w:rsid w:val="00D15E9A"/>
    <w:rsid w:val="00D173AD"/>
    <w:rsid w:val="00D26C77"/>
    <w:rsid w:val="00D27190"/>
    <w:rsid w:val="00D2764A"/>
    <w:rsid w:val="00D35A20"/>
    <w:rsid w:val="00D674C0"/>
    <w:rsid w:val="00D72636"/>
    <w:rsid w:val="00D90600"/>
    <w:rsid w:val="00D96EF5"/>
    <w:rsid w:val="00DA1E5C"/>
    <w:rsid w:val="00DA219C"/>
    <w:rsid w:val="00DB25C3"/>
    <w:rsid w:val="00DB44BD"/>
    <w:rsid w:val="00DB7C7B"/>
    <w:rsid w:val="00DB7E88"/>
    <w:rsid w:val="00DF12EB"/>
    <w:rsid w:val="00E039D9"/>
    <w:rsid w:val="00E073E2"/>
    <w:rsid w:val="00E07B8A"/>
    <w:rsid w:val="00E13544"/>
    <w:rsid w:val="00E15057"/>
    <w:rsid w:val="00E26FD3"/>
    <w:rsid w:val="00E4515A"/>
    <w:rsid w:val="00E508A4"/>
    <w:rsid w:val="00E75E1C"/>
    <w:rsid w:val="00E84BA3"/>
    <w:rsid w:val="00EA30CA"/>
    <w:rsid w:val="00EA758F"/>
    <w:rsid w:val="00EB1EFC"/>
    <w:rsid w:val="00EB729A"/>
    <w:rsid w:val="00EC0316"/>
    <w:rsid w:val="00EE3009"/>
    <w:rsid w:val="00EE3298"/>
    <w:rsid w:val="00EE3EBC"/>
    <w:rsid w:val="00EE44AD"/>
    <w:rsid w:val="00EF48EF"/>
    <w:rsid w:val="00EF5E20"/>
    <w:rsid w:val="00F241C6"/>
    <w:rsid w:val="00F260B8"/>
    <w:rsid w:val="00F272BB"/>
    <w:rsid w:val="00F37727"/>
    <w:rsid w:val="00F504DD"/>
    <w:rsid w:val="00F52C4E"/>
    <w:rsid w:val="00F54E31"/>
    <w:rsid w:val="00F6082E"/>
    <w:rsid w:val="00F714DE"/>
    <w:rsid w:val="00F753B0"/>
    <w:rsid w:val="00F77F8D"/>
    <w:rsid w:val="00F817A4"/>
    <w:rsid w:val="00F81D4A"/>
    <w:rsid w:val="00F91938"/>
    <w:rsid w:val="00F919C9"/>
    <w:rsid w:val="00F97753"/>
    <w:rsid w:val="00F97B5E"/>
    <w:rsid w:val="00FA00E7"/>
    <w:rsid w:val="00FB13CF"/>
    <w:rsid w:val="00FD376C"/>
    <w:rsid w:val="00FD50D2"/>
    <w:rsid w:val="00FE2711"/>
    <w:rsid w:val="00FF6E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A4A0D"/>
    <w:rPr>
      <w:sz w:val="24"/>
      <w:szCs w:val="24"/>
      <w:lang w:val="en-US" w:eastAsia="en-US"/>
    </w:rPr>
  </w:style>
  <w:style w:type="paragraph" w:styleId="Heading1">
    <w:name w:val="heading 1"/>
    <w:basedOn w:val="Normal"/>
    <w:next w:val="Normal"/>
    <w:link w:val="Heading1Char"/>
    <w:uiPriority w:val="9"/>
    <w:qFormat/>
    <w:rsid w:val="00B020CE"/>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next w:val="Body"/>
    <w:link w:val="Heading2Char"/>
    <w:qFormat/>
    <w:rsid w:val="006A4A0D"/>
    <w:pPr>
      <w:keepNext/>
      <w:outlineLvl w:val="1"/>
    </w:pPr>
    <w:rPr>
      <w:rFonts w:ascii="Helvetica" w:hAnsi="Helvetica" w:cs="Arial Unicode MS"/>
      <w:b/>
      <w:bCs/>
      <w:color w:val="000000"/>
      <w:sz w:val="32"/>
      <w:szCs w:val="32"/>
      <w:lang w:val="en-US"/>
    </w:rPr>
  </w:style>
  <w:style w:type="paragraph" w:styleId="Heading3">
    <w:name w:val="heading 3"/>
    <w:next w:val="Body"/>
    <w:rsid w:val="006A4A0D"/>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paragraph" w:styleId="Heading4">
    <w:name w:val="heading 4"/>
    <w:basedOn w:val="Normal"/>
    <w:next w:val="Normal"/>
    <w:link w:val="Heading4Char"/>
    <w:uiPriority w:val="9"/>
    <w:unhideWhenUsed/>
    <w:qFormat/>
    <w:rsid w:val="00B02EAE"/>
    <w:pPr>
      <w:keepNext/>
      <w:keepLines/>
      <w:spacing w:before="200"/>
      <w:outlineLvl w:val="3"/>
    </w:pPr>
    <w:rPr>
      <w:rFonts w:asciiTheme="majorHAnsi" w:eastAsiaTheme="majorEastAsia" w:hAnsiTheme="majorHAnsi" w:cstheme="majorBidi"/>
      <w:b/>
      <w:bCs/>
      <w:i/>
      <w:iCs/>
      <w:color w:val="499BC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A4A0D"/>
    <w:rPr>
      <w:u w:val="single"/>
    </w:rPr>
  </w:style>
  <w:style w:type="paragraph" w:customStyle="1" w:styleId="Body">
    <w:name w:val="Body"/>
    <w:rsid w:val="006A4A0D"/>
    <w:rPr>
      <w:rFonts w:ascii="Helvetica" w:hAnsi="Helvetica" w:cs="Arial Unicode MS"/>
      <w:color w:val="000000"/>
      <w:sz w:val="22"/>
      <w:szCs w:val="22"/>
    </w:rPr>
  </w:style>
  <w:style w:type="paragraph" w:customStyle="1" w:styleId="Default">
    <w:name w:val="Default"/>
    <w:rsid w:val="006A4A0D"/>
    <w:rPr>
      <w:rFonts w:ascii="Helvetica" w:hAnsi="Helvetica" w:cs="Arial Unicode MS"/>
      <w:color w:val="000000"/>
      <w:sz w:val="22"/>
      <w:szCs w:val="22"/>
    </w:rPr>
  </w:style>
  <w:style w:type="paragraph" w:customStyle="1" w:styleId="Heading">
    <w:name w:val="Heading"/>
    <w:next w:val="Body"/>
    <w:rsid w:val="006A4A0D"/>
    <w:pPr>
      <w:keepNext/>
      <w:outlineLvl w:val="0"/>
    </w:pPr>
    <w:rPr>
      <w:rFonts w:ascii="Helvetica" w:hAnsi="Helvetica" w:cs="Arial Unicode MS"/>
      <w:b/>
      <w:bCs/>
      <w:color w:val="000000"/>
      <w:sz w:val="36"/>
      <w:szCs w:val="36"/>
      <w:lang w:val="en-US"/>
    </w:rPr>
  </w:style>
  <w:style w:type="numbering" w:customStyle="1" w:styleId="Numbered">
    <w:name w:val="Numbered"/>
    <w:rsid w:val="006A4A0D"/>
    <w:pPr>
      <w:numPr>
        <w:numId w:val="1"/>
      </w:numPr>
    </w:pPr>
  </w:style>
  <w:style w:type="numbering" w:customStyle="1" w:styleId="Bullet">
    <w:name w:val="Bullet"/>
    <w:rsid w:val="006A4A0D"/>
    <w:pPr>
      <w:numPr>
        <w:numId w:val="3"/>
      </w:numPr>
    </w:pPr>
  </w:style>
  <w:style w:type="numbering" w:customStyle="1" w:styleId="Dash">
    <w:name w:val="Dash"/>
    <w:rsid w:val="006A4A0D"/>
    <w:pPr>
      <w:numPr>
        <w:numId w:val="5"/>
      </w:numPr>
    </w:pPr>
  </w:style>
  <w:style w:type="paragraph" w:customStyle="1" w:styleId="HeadingRed">
    <w:name w:val="Heading Red"/>
    <w:next w:val="Body"/>
    <w:rsid w:val="006A4A0D"/>
    <w:pPr>
      <w:keepNext/>
      <w:outlineLvl w:val="1"/>
    </w:pPr>
    <w:rPr>
      <w:rFonts w:ascii="Helvetica" w:eastAsia="Helvetica" w:hAnsi="Helvetica" w:cs="Helvetica"/>
      <w:b/>
      <w:bCs/>
      <w:color w:val="C82505"/>
      <w:sz w:val="32"/>
      <w:szCs w:val="32"/>
    </w:rPr>
  </w:style>
  <w:style w:type="numbering" w:customStyle="1" w:styleId="BulletBig">
    <w:name w:val="Bullet Big"/>
    <w:rsid w:val="006A4A0D"/>
    <w:pPr>
      <w:numPr>
        <w:numId w:val="7"/>
      </w:numPr>
    </w:pPr>
  </w:style>
  <w:style w:type="paragraph" w:styleId="ListParagraph">
    <w:name w:val="List Paragraph"/>
    <w:basedOn w:val="Normal"/>
    <w:uiPriority w:val="34"/>
    <w:qFormat/>
    <w:rsid w:val="00C51A2B"/>
    <w:pPr>
      <w:ind w:left="720"/>
      <w:contextualSpacing/>
    </w:pPr>
  </w:style>
  <w:style w:type="character" w:customStyle="1" w:styleId="Heading1Char">
    <w:name w:val="Heading 1 Char"/>
    <w:basedOn w:val="DefaultParagraphFont"/>
    <w:link w:val="Heading1"/>
    <w:uiPriority w:val="9"/>
    <w:rsid w:val="00B020CE"/>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semiHidden/>
    <w:unhideWhenUsed/>
    <w:qFormat/>
    <w:rsid w:val="00B020CE"/>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020CE"/>
    <w:pPr>
      <w:spacing w:after="100"/>
    </w:pPr>
  </w:style>
  <w:style w:type="paragraph" w:styleId="TOC2">
    <w:name w:val="toc 2"/>
    <w:basedOn w:val="Normal"/>
    <w:next w:val="Normal"/>
    <w:autoRedefine/>
    <w:uiPriority w:val="39"/>
    <w:unhideWhenUsed/>
    <w:rsid w:val="00B020CE"/>
    <w:pPr>
      <w:spacing w:after="100"/>
      <w:ind w:left="240"/>
    </w:pPr>
  </w:style>
  <w:style w:type="paragraph" w:styleId="TOC3">
    <w:name w:val="toc 3"/>
    <w:basedOn w:val="Normal"/>
    <w:next w:val="Normal"/>
    <w:autoRedefine/>
    <w:uiPriority w:val="39"/>
    <w:unhideWhenUsed/>
    <w:rsid w:val="00B020CE"/>
    <w:pPr>
      <w:spacing w:after="100"/>
      <w:ind w:left="480"/>
    </w:pPr>
  </w:style>
  <w:style w:type="paragraph" w:styleId="BalloonText">
    <w:name w:val="Balloon Text"/>
    <w:basedOn w:val="Normal"/>
    <w:link w:val="BalloonTextChar"/>
    <w:uiPriority w:val="99"/>
    <w:semiHidden/>
    <w:unhideWhenUsed/>
    <w:rsid w:val="00B020CE"/>
    <w:rPr>
      <w:rFonts w:ascii="Tahoma" w:hAnsi="Tahoma" w:cs="Tahoma"/>
      <w:sz w:val="16"/>
      <w:szCs w:val="16"/>
    </w:rPr>
  </w:style>
  <w:style w:type="character" w:customStyle="1" w:styleId="BalloonTextChar">
    <w:name w:val="Balloon Text Char"/>
    <w:basedOn w:val="DefaultParagraphFont"/>
    <w:link w:val="BalloonText"/>
    <w:uiPriority w:val="99"/>
    <w:semiHidden/>
    <w:rsid w:val="00B020CE"/>
    <w:rPr>
      <w:rFonts w:ascii="Tahoma" w:hAnsi="Tahoma" w:cs="Tahoma"/>
      <w:sz w:val="16"/>
      <w:szCs w:val="16"/>
      <w:lang w:val="en-US" w:eastAsia="en-US"/>
    </w:rPr>
  </w:style>
  <w:style w:type="character" w:customStyle="1" w:styleId="Heading4Char">
    <w:name w:val="Heading 4 Char"/>
    <w:basedOn w:val="DefaultParagraphFont"/>
    <w:link w:val="Heading4"/>
    <w:uiPriority w:val="9"/>
    <w:rsid w:val="00B02EAE"/>
    <w:rPr>
      <w:rFonts w:asciiTheme="majorHAnsi" w:eastAsiaTheme="majorEastAsia" w:hAnsiTheme="majorHAnsi" w:cstheme="majorBidi"/>
      <w:b/>
      <w:bCs/>
      <w:i/>
      <w:iCs/>
      <w:color w:val="499BC9" w:themeColor="accent1"/>
      <w:sz w:val="24"/>
      <w:szCs w:val="24"/>
      <w:lang w:val="en-US" w:eastAsia="en-US"/>
    </w:rPr>
  </w:style>
  <w:style w:type="paragraph" w:styleId="Header">
    <w:name w:val="header"/>
    <w:basedOn w:val="Normal"/>
    <w:link w:val="HeaderChar"/>
    <w:uiPriority w:val="99"/>
    <w:unhideWhenUsed/>
    <w:rsid w:val="00AF648C"/>
    <w:pPr>
      <w:tabs>
        <w:tab w:val="center" w:pos="4536"/>
        <w:tab w:val="right" w:pos="9072"/>
      </w:tabs>
    </w:pPr>
  </w:style>
  <w:style w:type="character" w:customStyle="1" w:styleId="HeaderChar">
    <w:name w:val="Header Char"/>
    <w:basedOn w:val="DefaultParagraphFont"/>
    <w:link w:val="Header"/>
    <w:uiPriority w:val="99"/>
    <w:rsid w:val="00AF648C"/>
    <w:rPr>
      <w:sz w:val="24"/>
      <w:szCs w:val="24"/>
      <w:lang w:val="en-US" w:eastAsia="en-US"/>
    </w:rPr>
  </w:style>
  <w:style w:type="paragraph" w:styleId="Footer">
    <w:name w:val="footer"/>
    <w:basedOn w:val="Normal"/>
    <w:link w:val="FooterChar"/>
    <w:uiPriority w:val="99"/>
    <w:unhideWhenUsed/>
    <w:rsid w:val="00AF648C"/>
    <w:pPr>
      <w:tabs>
        <w:tab w:val="center" w:pos="4536"/>
        <w:tab w:val="right" w:pos="9072"/>
      </w:tabs>
    </w:pPr>
  </w:style>
  <w:style w:type="character" w:customStyle="1" w:styleId="FooterChar">
    <w:name w:val="Footer Char"/>
    <w:basedOn w:val="DefaultParagraphFont"/>
    <w:link w:val="Footer"/>
    <w:uiPriority w:val="99"/>
    <w:rsid w:val="00AF648C"/>
    <w:rPr>
      <w:sz w:val="24"/>
      <w:szCs w:val="24"/>
      <w:lang w:val="en-US" w:eastAsia="en-US"/>
    </w:rPr>
  </w:style>
  <w:style w:type="character" w:customStyle="1" w:styleId="Heading2Char">
    <w:name w:val="Heading 2 Char"/>
    <w:basedOn w:val="DefaultParagraphFont"/>
    <w:link w:val="Heading2"/>
    <w:rsid w:val="008071B3"/>
    <w:rPr>
      <w:rFonts w:ascii="Helvetica" w:hAnsi="Helvetica" w:cs="Arial Unicode MS"/>
      <w:b/>
      <w:bCs/>
      <w:color w:val="000000"/>
      <w:sz w:val="32"/>
      <w:szCs w:val="32"/>
      <w:lang w:val="en-US"/>
    </w:rPr>
  </w:style>
  <w:style w:type="character" w:styleId="CommentReference">
    <w:name w:val="annotation reference"/>
    <w:basedOn w:val="DefaultParagraphFont"/>
    <w:uiPriority w:val="99"/>
    <w:semiHidden/>
    <w:unhideWhenUsed/>
    <w:rsid w:val="000119C8"/>
    <w:rPr>
      <w:sz w:val="16"/>
      <w:szCs w:val="16"/>
    </w:rPr>
  </w:style>
  <w:style w:type="paragraph" w:styleId="CommentText">
    <w:name w:val="annotation text"/>
    <w:basedOn w:val="Normal"/>
    <w:link w:val="CommentTextChar"/>
    <w:uiPriority w:val="99"/>
    <w:semiHidden/>
    <w:unhideWhenUsed/>
    <w:rsid w:val="000119C8"/>
    <w:rPr>
      <w:sz w:val="20"/>
      <w:szCs w:val="20"/>
    </w:rPr>
  </w:style>
  <w:style w:type="character" w:customStyle="1" w:styleId="CommentTextChar">
    <w:name w:val="Comment Text Char"/>
    <w:basedOn w:val="DefaultParagraphFont"/>
    <w:link w:val="CommentText"/>
    <w:uiPriority w:val="99"/>
    <w:semiHidden/>
    <w:rsid w:val="000119C8"/>
    <w:rPr>
      <w:lang w:val="en-US" w:eastAsia="en-US"/>
    </w:rPr>
  </w:style>
  <w:style w:type="paragraph" w:styleId="CommentSubject">
    <w:name w:val="annotation subject"/>
    <w:basedOn w:val="CommentText"/>
    <w:next w:val="CommentText"/>
    <w:link w:val="CommentSubjectChar"/>
    <w:uiPriority w:val="99"/>
    <w:semiHidden/>
    <w:unhideWhenUsed/>
    <w:rsid w:val="000119C8"/>
    <w:rPr>
      <w:b/>
      <w:bCs/>
    </w:rPr>
  </w:style>
  <w:style w:type="character" w:customStyle="1" w:styleId="CommentSubjectChar">
    <w:name w:val="Comment Subject Char"/>
    <w:basedOn w:val="CommentTextChar"/>
    <w:link w:val="CommentSubject"/>
    <w:uiPriority w:val="99"/>
    <w:semiHidden/>
    <w:rsid w:val="000119C8"/>
    <w:rPr>
      <w:b/>
      <w:bC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E947C-D902-4D89-B7B6-236453C6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32</Pages>
  <Words>4937</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33012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Sahin</dc:creator>
  <cp:keywords/>
  <dc:description/>
  <cp:lastModifiedBy>ugur</cp:lastModifiedBy>
  <cp:revision>11</cp:revision>
  <cp:lastPrinted>2016-03-06T20:35:00Z</cp:lastPrinted>
  <dcterms:created xsi:type="dcterms:W3CDTF">2016-03-06T20:35:00Z</dcterms:created>
  <dcterms:modified xsi:type="dcterms:W3CDTF">2016-03-18T13:56:00Z</dcterms:modified>
  <cp:category/>
</cp:coreProperties>
</file>